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SDS MSDS Capstone: Impact Section, Final Report</w:t>
      </w:r>
    </w:p>
    <w:p>
      <w:pPr>
        <w:pStyle w:val="Heading1"/>
        <w:spacing w:lineRule="auto" w:line="276"/>
        <w:rPr/>
      </w:pPr>
      <w:r>
        <w:rPr/>
        <w:t>Why impact matters</w:t>
      </w:r>
    </w:p>
    <w:p>
      <w:pPr>
        <w:pStyle w:val="Normal"/>
        <w:spacing w:lineRule="auto" w:line="276"/>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Even the most technical experts need to communicate the impact of their work.</w:t>
      </w:r>
      <w:ins w:id="0" w:author="Unknown Author" w:date="2026-10-08T10:36:03Z">
        <w:r>
          <w:rPr>
            <w:rFonts w:eastAsia="Times New Roman" w:cs="Times New Roman" w:ascii="Times New Roman" w:hAnsi="Times New Roman"/>
            <w:color w:val="000000" w:themeColor="text1"/>
          </w:rPr>
          <w:t xml:space="preserve"> </w:t>
        </w:r>
      </w:ins>
      <w:r>
        <w:rPr>
          <w:rFonts w:eastAsia="Times New Roman" w:cs="Times New Roman" w:ascii="Times New Roman" w:hAnsi="Times New Roman"/>
          <w:color w:val="000000" w:themeColor="text1"/>
        </w:rPr>
        <w:t>Your capstone</w:t>
      </w:r>
      <w:ins w:id="1" w:author="Unknown Author" w:date="2026-10-13T14:30:20Z">
        <w:r>
          <w:rPr>
            <w:rFonts w:eastAsia="Times New Roman" w:cs="Times New Roman" w:ascii="Times New Roman" w:hAnsi="Times New Roman"/>
            <w:color w:val="000000" w:themeColor="text1"/>
          </w:rPr>
          <w:t xml:space="preserve"> final report</w:t>
        </w:r>
      </w:ins>
      <w:r>
        <w:rPr>
          <w:rFonts w:eastAsia="Times New Roman" w:cs="Times New Roman" w:ascii="Times New Roman" w:hAnsi="Times New Roman"/>
          <w:color w:val="000000" w:themeColor="text1"/>
        </w:rPr>
        <w:t xml:space="preserve"> should explain how the work creates value for the sponsoring organization by addressing a need, informing a decision, improving a process, or establishing a foundation for future action. Assessing impact also strengthens your ability to communicate why data science work matters.</w:t>
      </w:r>
    </w:p>
    <w:p>
      <w:pPr>
        <w:pStyle w:val="Heading2"/>
        <w:spacing w:lineRule="auto" w:line="276"/>
        <w:rPr/>
      </w:pPr>
      <w:r>
        <w:rPr/>
        <w:t>Required final report section</w:t>
      </w:r>
    </w:p>
    <w:p>
      <w:pPr>
        <w:pStyle w:val="Normal"/>
        <w:spacing w:lineRule="auto" w:line="276"/>
        <w:rPr>
          <w:rFonts w:ascii="Times New Roman" w:hAnsi="Times New Roman" w:eastAsia="Times New Roman" w:cs="Times New Roman"/>
          <w:color w:val="000000" w:themeColor="text1"/>
          <w:ins w:id="11" w:author="Unknown Author" w:date="2026-10-13T10:11:35Z"/>
        </w:rPr>
      </w:pPr>
      <w:r>
        <w:rPr>
          <w:rFonts w:eastAsia="Times New Roman" w:cs="Times New Roman" w:ascii="Times New Roman" w:hAnsi="Times New Roman"/>
          <w:color w:val="000000" w:themeColor="text1"/>
        </w:rPr>
        <w:t xml:space="preserve">Every team must include a section </w:t>
      </w:r>
      <w:ins w:id="2" w:author="Unknown Author" w:date="2026-10-13T14:30:42Z">
        <w:r>
          <w:rPr>
            <w:rFonts w:eastAsia="Times New Roman" w:cs="Times New Roman" w:ascii="Times New Roman" w:hAnsi="Times New Roman"/>
            <w:color w:val="000000" w:themeColor="text1"/>
          </w:rPr>
          <w:t>en</w:t>
        </w:r>
      </w:ins>
      <w:r>
        <w:rPr>
          <w:rFonts w:eastAsia="Times New Roman" w:cs="Times New Roman" w:ascii="Times New Roman" w:hAnsi="Times New Roman"/>
          <w:color w:val="000000" w:themeColor="text1"/>
        </w:rPr>
        <w:t>titled “</w:t>
      </w:r>
      <w:r>
        <w:rPr>
          <w:rFonts w:eastAsia="Times New Roman" w:cs="Times New Roman" w:ascii="Times New Roman" w:hAnsi="Times New Roman"/>
          <w:b/>
          <w:bCs/>
          <w:color w:val="000000" w:themeColor="text1"/>
          <w:rPrChange w:id="0" w:author="Unknown Author" w:date="2026-10-13T10:18:31Z"/>
        </w:rPr>
        <w:t>Project Impact and Organizational Value</w:t>
      </w:r>
      <w:r>
        <w:rPr>
          <w:rFonts w:eastAsia="Times New Roman" w:cs="Times New Roman" w:ascii="Times New Roman" w:hAnsi="Times New Roman"/>
          <w:color w:val="000000" w:themeColor="text1"/>
        </w:rPr>
        <w:t xml:space="preserve">.” </w:t>
      </w:r>
      <w:ins w:id="4" w:author="Unknown Author" w:date="2026-10-13T10:14:51Z">
        <w:r>
          <w:rPr>
            <w:rFonts w:eastAsia="Times New Roman" w:cs="Times New Roman" w:ascii="Times New Roman" w:hAnsi="Times New Roman"/>
            <w:color w:val="000000" w:themeColor="text1"/>
          </w:rPr>
          <w:t>The r</w:t>
        </w:r>
      </w:ins>
      <w:del w:id="5" w:author="Unknown Author" w:date="2026-10-13T10:14:51Z">
        <w:r>
          <w:rPr>
            <w:rFonts w:eastAsia="Times New Roman" w:cs="Times New Roman" w:ascii="Times New Roman" w:hAnsi="Times New Roman"/>
            <w:color w:val="000000" w:themeColor="text1"/>
          </w:rPr>
          <w:delText>R</w:delText>
        </w:r>
      </w:del>
      <w:r>
        <w:rPr>
          <w:rFonts w:eastAsia="Times New Roman" w:cs="Times New Roman" w:ascii="Times New Roman" w:hAnsi="Times New Roman"/>
          <w:color w:val="000000" w:themeColor="text1"/>
        </w:rPr>
        <w:t>ecommended length</w:t>
      </w:r>
      <w:del w:id="6" w:author="Unknown Author" w:date="2026-10-13T10:14:54Z">
        <w:r>
          <w:rPr>
            <w:rFonts w:eastAsia="Times New Roman" w:cs="Times New Roman" w:ascii="Times New Roman" w:hAnsi="Times New Roman"/>
            <w:color w:val="000000" w:themeColor="text1"/>
          </w:rPr>
          <w:delText>: 1</w:delText>
        </w:r>
      </w:del>
      <w:ins w:id="7" w:author="Unknown Author" w:date="2026-10-13T10:14:55Z">
        <w:r>
          <w:rPr>
            <w:rFonts w:eastAsia="Times New Roman" w:cs="Times New Roman" w:ascii="Times New Roman" w:hAnsi="Times New Roman"/>
            <w:color w:val="000000" w:themeColor="text1"/>
          </w:rPr>
          <w:t xml:space="preserve"> is one</w:t>
        </w:r>
      </w:ins>
      <w:ins w:id="8" w:author="Unknown Author" w:date="2026-10-13T10:00:36Z">
        <w:r>
          <w:rPr>
            <w:rFonts w:eastAsia="Times New Roman" w:cs="Times New Roman" w:ascii="Times New Roman" w:hAnsi="Times New Roman"/>
            <w:color w:val="000000" w:themeColor="text1"/>
          </w:rPr>
          <w:t xml:space="preserve"> </w:t>
        </w:r>
      </w:ins>
      <w:r>
        <w:rPr>
          <w:rFonts w:eastAsia="Times New Roman" w:cs="Times New Roman" w:ascii="Times New Roman" w:hAnsi="Times New Roman"/>
          <w:color w:val="000000" w:themeColor="text1"/>
        </w:rPr>
        <w:t>page</w:t>
      </w:r>
      <w:del w:id="9" w:author="Unknown Author" w:date="2026-10-13T10:00:39Z">
        <w:r>
          <w:rPr>
            <w:rFonts w:eastAsia="Times New Roman" w:cs="Times New Roman" w:ascii="Times New Roman" w:hAnsi="Times New Roman"/>
            <w:color w:val="000000" w:themeColor="text1"/>
          </w:rPr>
          <w:delText>s</w:delText>
        </w:r>
      </w:del>
      <w:r>
        <w:rPr>
          <w:rFonts w:eastAsia="Times New Roman" w:cs="Times New Roman" w:ascii="Times New Roman" w:hAnsi="Times New Roman"/>
          <w:color w:val="000000" w:themeColor="text1"/>
        </w:rPr>
        <w:t>. Develop the section with input from your sponsor and faculty mentor.</w:t>
      </w:r>
      <w:ins w:id="10" w:author="Unknown Author" w:date="2026-10-13T10:11:35Z">
        <w:r>
          <w:rPr>
            <w:rFonts w:eastAsia="Times New Roman" w:cs="Times New Roman" w:ascii="Times New Roman" w:hAnsi="Times New Roman"/>
            <w:color w:val="000000" w:themeColor="text1"/>
          </w:rPr>
          <w:t xml:space="preserve"> Ask your sponsor these questions:</w:t>
          <w:br/>
        </w:r>
      </w:ins>
    </w:p>
    <w:p>
      <w:pPr>
        <w:pStyle w:val="ListParagraph"/>
        <w:numPr>
          <w:ilvl w:val="0"/>
          <w:numId w:val="7"/>
        </w:numPr>
        <w:spacing w:lineRule="auto" w:line="276"/>
        <w:rPr>
          <w:rFonts w:ascii="Times New Roman" w:hAnsi="Times New Roman" w:eastAsia="Times New Roman" w:cs="Times New Roman"/>
          <w:color w:val="000000" w:themeColor="text1"/>
          <w:ins w:id="13" w:author="Unknown Author" w:date="2026-10-13T10:11:35Z"/>
        </w:rPr>
      </w:pPr>
      <w:ins w:id="12" w:author="Unknown Author" w:date="2026-10-13T10:11:35Z">
        <w:r>
          <w:rPr>
            <w:rFonts w:eastAsia="Times New Roman" w:cs="Times New Roman" w:ascii="Times New Roman" w:hAnsi="Times New Roman"/>
            <w:color w:val="000000" w:themeColor="text1"/>
          </w:rPr>
          <w:t>Which aspects of the project are most valuable, and why?</w:t>
        </w:r>
      </w:ins>
    </w:p>
    <w:p>
      <w:pPr>
        <w:pStyle w:val="ListParagraph"/>
        <w:numPr>
          <w:ilvl w:val="0"/>
          <w:numId w:val="7"/>
        </w:numPr>
        <w:spacing w:lineRule="auto" w:line="276"/>
        <w:rPr>
          <w:rFonts w:ascii="Times New Roman" w:hAnsi="Times New Roman" w:eastAsia="Times New Roman" w:cs="Times New Roman"/>
          <w:color w:val="000000" w:themeColor="text1"/>
          <w:ins w:id="15" w:author="Unknown Author" w:date="2026-10-13T10:15:08Z"/>
        </w:rPr>
      </w:pPr>
      <w:ins w:id="14" w:author="Unknown Author" w:date="2026-10-13T10:11:35Z">
        <w:r>
          <w:rPr>
            <w:rFonts w:eastAsia="Times New Roman" w:cs="Times New Roman" w:ascii="Times New Roman" w:hAnsi="Times New Roman"/>
            <w:color w:val="000000" w:themeColor="text1"/>
          </w:rPr>
          <w:t>How does the sponsor anticipate using the deliverables?</w:t>
        </w:r>
      </w:ins>
    </w:p>
    <w:p>
      <w:pPr>
        <w:pStyle w:val="Normal"/>
        <w:rPr>
          <w:rFonts w:ascii="Times New Roman" w:hAnsi="Times New Roman" w:eastAsia="Times New Roman" w:cs="Times New Roman"/>
          <w:color w:val="000000" w:themeColor="text1"/>
          <w:del w:id="17" w:author="Unknown Author" w:date="2026-10-13T10:14:44Z"/>
        </w:rPr>
      </w:pPr>
      <w:del w:id="16" w:author="Unknown Author" w:date="2026-10-13T10:14:44Z">
        <w:r>
          <w:rPr>
            <w:rFonts w:eastAsia="Times New Roman" w:cs="Times New Roman" w:ascii="Times New Roman" w:hAnsi="Times New Roman"/>
            <w:color w:val="000000" w:themeColor="text1"/>
          </w:rPr>
        </w:r>
      </w:del>
    </w:p>
    <w:p>
      <w:pPr>
        <w:pStyle w:val="Normal"/>
        <w:rPr/>
      </w:pPr>
      <w:ins w:id="18" w:author="Unknown Author" w:date="2026-10-13T10:16:00Z">
        <w:r>
          <w:rPr>
            <w:rFonts w:eastAsia="Times New Roman" w:cs="Times New Roman" w:ascii="Times New Roman" w:hAnsi="Times New Roman"/>
            <w:color w:val="000000" w:themeColor="text1"/>
          </w:rPr>
          <w:br/>
        </w:r>
      </w:ins>
      <w:ins w:id="19" w:author="Unknown Author" w:date="2026-10-13T10:15:12Z">
        <w:r>
          <w:rPr>
            <w:rFonts w:eastAsia="Times New Roman" w:cs="Times New Roman" w:ascii="Times New Roman" w:hAnsi="Times New Roman"/>
            <w:b/>
            <w:bCs/>
            <w:color w:val="000000" w:themeColor="text1"/>
          </w:rPr>
          <w:t>The section should include these three elements at a minimum:</w:t>
        </w:r>
      </w:ins>
      <w:ins w:id="20" w:author="Unknown Author" w:date="2026-10-13T10:15:12Z">
        <w:r>
          <w:rPr>
            <w:rFonts w:eastAsia="Times New Roman" w:cs="Times New Roman" w:ascii="Times New Roman" w:hAnsi="Times New Roman"/>
            <w:color w:val="000000" w:themeColor="text1"/>
          </w:rPr>
          <w:br/>
          <w:br/>
          <w:t>1) Brief overview of the project impact, drawing from the supporting details provided below.</w:t>
          <w:br/>
          <w:t>2) One or more (ideally quantitative) impact statements.</w:t>
          <w:br/>
          <w:t>3) Completed Project Classification Table.</w:t>
        </w:r>
      </w:ins>
      <w:ins w:id="21" w:author="Unknown Author" w:date="2026-10-13T10:15:12Z">
        <w:r>
          <w:rPr/>
          <w:br/>
        </w:r>
      </w:ins>
    </w:p>
    <w:p>
      <w:pPr>
        <w:pStyle w:val="Heading2"/>
        <w:spacing w:lineRule="auto" w:line="276"/>
        <w:rPr/>
      </w:pPr>
      <w:r>
        <mc:AlternateContent>
          <mc:Choice Requires="wps">
            <w:drawing>
              <wp:anchor behindDoc="0" distT="40005" distB="63500" distL="109220" distR="130175" simplePos="0" locked="0" layoutInCell="0" allowOverlap="1" relativeHeight="2" wp14:anchorId="12C8E910">
                <wp:simplePos x="0" y="0"/>
                <wp:positionH relativeFrom="column">
                  <wp:posOffset>0</wp:posOffset>
                </wp:positionH>
                <wp:positionV relativeFrom="paragraph">
                  <wp:posOffset>297815</wp:posOffset>
                </wp:positionV>
                <wp:extent cx="6644640" cy="572135"/>
                <wp:effectExtent l="5080" t="5715" r="5080" b="4445"/>
                <wp:wrapSquare wrapText="bothSides"/>
                <wp:docPr id="1" name="Text Box 1"/>
                <a:graphic xmlns:a="http://schemas.openxmlformats.org/drawingml/2006/main">
                  <a:graphicData uri="http://schemas.microsoft.com/office/word/2010/wordprocessingShape">
                    <wps:wsp>
                      <wps:cNvSpPr/>
                      <wps:spPr>
                        <a:xfrm>
                          <a:off x="0" y="0"/>
                          <a:ext cx="6644520" cy="572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lineRule="auto" w:line="240" w:before="0" w:after="50"/>
                              <w:rPr>
                                <w:rFonts w:ascii="Times New Roman" w:hAnsi="Times New Roman" w:eastAsia="Times New Roman" w:cs="Times New Roman"/>
                                <w:i/>
                                <w:i/>
                                <w:iCs/>
                                <w:color w:val="000000" w:themeColor="text1"/>
                              </w:rPr>
                            </w:pPr>
                            <w:r>
                              <w:rPr>
                                <w:rFonts w:eastAsia="Times New Roman" w:cs="Times New Roman" w:ascii="Times New Roman" w:hAnsi="Times New Roman"/>
                                <w:i/>
                                <w:iCs/>
                                <w:color w:val="000000" w:themeColor="text1"/>
                              </w:rPr>
                              <w:t>The workflow currently requires approximately 12 staff hours each month. In pilot testing, the project reduced the task to 4 hours, an estimated savings of 8 hours per month. This estimate is based on [method/source] and depends on adoption, data quality, and ongoing maintenance.</w:t>
                            </w:r>
                          </w:p>
                        </w:txbxContent>
                      </wps:txbx>
                      <wps:bodyPr anchor="t">
                        <a:spAutoFit/>
                      </wps:bodyPr>
                    </wps:wsp>
                  </a:graphicData>
                </a:graphic>
              </wp:anchor>
            </w:drawing>
          </mc:Choice>
          <mc:Fallback>
            <w:pict>
              <v:rect id="shape_0" ID="Text Box 1" path="m0,0l-2147483645,0l-2147483645,-2147483646l0,-2147483646xe" fillcolor="white" stroked="t" o:allowincell="f" style="position:absolute;margin-left:0pt;margin-top:23.45pt;width:523.15pt;height:45pt;mso-wrap-style:square;v-text-anchor:top" wp14:anchorId="12C8E910">
                <v:fill o:detectmouseclick="t" type="solid" color2="black"/>
                <v:stroke color="black" weight="9360" joinstyle="miter" endcap="flat"/>
                <v:textbox>
                  <w:txbxContent>
                    <w:p>
                      <w:pPr>
                        <w:pStyle w:val="FrameContents"/>
                        <w:spacing w:lineRule="auto" w:line="240" w:before="0" w:after="50"/>
                        <w:rPr>
                          <w:rFonts w:ascii="Times New Roman" w:hAnsi="Times New Roman" w:eastAsia="Times New Roman" w:cs="Times New Roman"/>
                          <w:i/>
                          <w:i/>
                          <w:iCs/>
                          <w:color w:val="000000" w:themeColor="text1"/>
                        </w:rPr>
                      </w:pPr>
                      <w:r>
                        <w:rPr>
                          <w:rFonts w:eastAsia="Times New Roman" w:cs="Times New Roman" w:ascii="Times New Roman" w:hAnsi="Times New Roman"/>
                          <w:i/>
                          <w:iCs/>
                          <w:color w:val="000000" w:themeColor="text1"/>
                        </w:rPr>
                        <w:t>The workflow currently requires approximately 12 staff hours each month. In pilot testing, the project reduced the task to 4 hours, an estimated savings of 8 hours per month. This estimate is based on [method/source] and depends on adoption, data quality, and ongoing maintenance.</w:t>
                      </w:r>
                    </w:p>
                  </w:txbxContent>
                </v:textbox>
                <w10:wrap type="square"/>
              </v:rect>
            </w:pict>
          </mc:Fallback>
        </mc:AlternateContent>
      </w:r>
      <w:ins w:id="22" w:author="Unknown Author" w:date="2026-10-08T10:39:41Z">
        <w:r>
          <w:rPr/>
          <w:t>Example quantitative impact statement</w:t>
        </w:r>
      </w:ins>
    </w:p>
    <w:p>
      <w:pPr>
        <w:pStyle w:val="Normal"/>
        <w:spacing w:lineRule="auto" w:line="276"/>
        <w:rPr>
          <w:rFonts w:ascii="Times New Roman" w:hAnsi="Times New Roman" w:eastAsia="Times New Roman" w:cs="Times New Roman"/>
          <w:color w:val="000000" w:themeColor="text1"/>
          <w:ins w:id="25" w:author="Unknown Author" w:date="2026-10-08T10:39:41Z"/>
        </w:rPr>
      </w:pPr>
      <w:ins w:id="24" w:author="Unknown Author" w:date="2026-10-08T10:39:41Z">
        <w:r>
          <w:rPr>
            <w:rFonts w:eastAsia="Times New Roman" w:cs="Times New Roman" w:ascii="Times New Roman" w:hAnsi="Times New Roman"/>
            <w:color w:val="000000" w:themeColor="text1"/>
          </w:rPr>
          <w:t>If actual outcomes cannot yet be measured, provide a projection that the sponsor could use for future evaluation. Do not imply precision that the available evidence does not support.</w:t>
          <w:br/>
        </w:r>
      </w:ins>
    </w:p>
    <w:p>
      <w:pPr>
        <w:pStyle w:val="Heading1"/>
        <w:spacing w:lineRule="auto" w:line="276"/>
        <w:rPr/>
      </w:pPr>
      <w:r>
        <w:rPr/>
        <w:t>Impact will look different across projects</w:t>
      </w:r>
    </w:p>
    <w:p>
      <w:pPr>
        <w:pStyle w:val="Normal"/>
        <w:spacing w:lineRule="auto" w:line="276"/>
        <w:rPr>
          <w:rFonts w:ascii="Times New Roman" w:hAnsi="Times New Roman" w:eastAsia="Times New Roman" w:cs="Times New Roman"/>
          <w:color w:val="000000" w:themeColor="text1"/>
          <w:ins w:id="31" w:author="Unknown Author" w:date="2026-10-13T10:07:06Z"/>
        </w:rPr>
      </w:pPr>
      <w:r>
        <w:rPr>
          <w:rFonts w:eastAsia="Times New Roman" w:cs="Times New Roman" w:ascii="Times New Roman" w:hAnsi="Times New Roman"/>
          <w:color w:val="000000" w:themeColor="text1"/>
        </w:rPr>
        <w:t xml:space="preserve">Projects differ in purpose, maturity, and readiness for implementation. </w:t>
      </w:r>
      <w:ins w:id="26" w:author="Unknown Author" w:date="2026-10-13T14:44:17Z">
        <w:r>
          <w:rPr>
            <w:rFonts w:eastAsia="Times New Roman" w:cs="Times New Roman" w:ascii="Times New Roman" w:hAnsi="Times New Roman"/>
            <w:color w:val="000000" w:themeColor="text1"/>
          </w:rPr>
          <w:t>This Project Classification Table will appear in the capstone report template and you</w:t>
        </w:r>
      </w:ins>
      <w:ins w:id="27" w:author="Unknown Author" w:date="2026-10-13T14:44:17Z">
        <w:r>
          <w:rPr>
            <w:rFonts w:eastAsia="Times New Roman" w:cs="Times New Roman" w:ascii="Times New Roman" w:hAnsi="Times New Roman"/>
            <w:color w:val="000000" w:themeColor="text1"/>
            <w:kern w:val="0"/>
            <w:sz w:val="22"/>
            <w:szCs w:val="22"/>
            <w:lang w:val="en-US" w:eastAsia="en-US" w:bidi="ar-SA"/>
          </w:rPr>
          <w:t>’ll complete it</w:t>
        </w:r>
      </w:ins>
      <w:ins w:id="28" w:author="Unknown Author" w:date="2026-10-13T10:06:00Z">
        <w:r>
          <w:rPr>
            <w:rFonts w:eastAsia="Times New Roman" w:cs="Times New Roman" w:ascii="Times New Roman" w:hAnsi="Times New Roman"/>
            <w:color w:val="000000" w:themeColor="text1"/>
          </w:rPr>
          <w:t>.</w:t>
        </w:r>
      </w:ins>
      <w:del w:id="29" w:author="Unknown Author" w:date="2026-10-13T10:06:37Z">
        <w:r>
          <w:rPr>
            <w:rFonts w:eastAsia="Times New Roman" w:cs="Times New Roman" w:ascii="Times New Roman" w:hAnsi="Times New Roman"/>
            <w:color w:val="000000" w:themeColor="text1"/>
          </w:rPr>
          <w:delText>Select the forms of impact most relevant to your work. Do not force the project into every category or claim outcomes you cannot support.</w:delText>
        </w:r>
      </w:del>
      <w:del w:id="30" w:author="Unknown Author" w:date="2026-10-13T14:44:53Z">
        <w:r>
          <w:rPr>
            <w:rFonts w:eastAsia="Times New Roman" w:cs="Times New Roman" w:ascii="Times New Roman" w:hAnsi="Times New Roman"/>
            <w:color w:val="000000" w:themeColor="text1"/>
          </w:rPr>
          <w:delText xml:space="preserve">Indicate which </w:delText>
        </w:r>
      </w:del>
    </w:p>
    <w:p>
      <w:pPr>
        <w:pStyle w:val="Normal"/>
        <w:spacing w:lineRule="auto" w:line="276"/>
        <w:rPr>
          <w:rFonts w:ascii="Times New Roman" w:hAnsi="Times New Roman" w:eastAsia="Times New Roman" w:cs="Times New Roman"/>
          <w:color w:val="000000" w:themeColor="text1"/>
          <w:ins w:id="33" w:author="Unknown Author" w:date="2026-10-13T10:19:25Z"/>
        </w:rPr>
      </w:pPr>
      <w:ins w:id="32" w:author="Unknown Author" w:date="2026-10-13T10:19:25Z">
        <w:r>
          <w:rPr>
            <w:rFonts w:eastAsia="Times New Roman" w:cs="Times New Roman" w:ascii="Times New Roman" w:hAnsi="Times New Roman"/>
            <w:color w:val="000000" w:themeColor="text1"/>
          </w:rPr>
        </w:r>
      </w:ins>
    </w:p>
    <w:p>
      <w:pPr>
        <w:pStyle w:val="Normal"/>
        <w:spacing w:lineRule="auto" w:line="276"/>
        <w:rPr>
          <w:b/>
          <w:b/>
          <w:bCs/>
        </w:rPr>
      </w:pPr>
      <w:ins w:id="34" w:author="Unknown Author" w:date="2026-10-13T10:19:25Z">
        <w:r>
          <w:rPr>
            <w:rFonts w:eastAsia="Times New Roman" w:cs="Times New Roman" w:ascii="Times New Roman" w:hAnsi="Times New Roman"/>
            <w:b/>
            <w:bCs/>
            <w:color w:val="000000" w:themeColor="text1"/>
          </w:rPr>
          <w:t>Project Classification Table</w:t>
        </w:r>
      </w:ins>
    </w:p>
    <w:tbl>
      <w:tblPr>
        <w:tblStyle w:val="TableGrid"/>
        <w:tblW w:w="10620" w:type="dxa"/>
        <w:jc w:val="center"/>
        <w:tblInd w:w="0" w:type="dxa"/>
        <w:tblLayout w:type="fixed"/>
        <w:tblCellMar>
          <w:top w:w="48" w:type="dxa"/>
          <w:left w:w="85" w:type="dxa"/>
          <w:bottom w:w="48" w:type="dxa"/>
          <w:right w:w="85" w:type="dxa"/>
        </w:tblCellMar>
        <w:tblLook w:firstRow="1" w:noVBand="1" w:lastRow="0" w:firstColumn="1" w:lastColumn="0" w:noHBand="0" w:val="04a0"/>
      </w:tblPr>
      <w:tblGrid>
        <w:gridCol w:w="4138"/>
        <w:gridCol w:w="1706"/>
        <w:gridCol w:w="4776"/>
      </w:tblGrid>
      <w:tr>
        <w:trPr>
          <w:tblHeader w:val="true"/>
        </w:trPr>
        <w:tc>
          <w:tcPr>
            <w:tcW w:w="4138" w:type="dxa"/>
            <w:tcBorders>
              <w:top w:val="single" w:sz="4" w:space="0" w:color="A6A6A6"/>
              <w:left w:val="single" w:sz="4" w:space="0" w:color="A6A6A6"/>
              <w:bottom w:val="single" w:sz="4" w:space="0" w:color="A6A6A6"/>
              <w:right w:val="single" w:sz="4" w:space="0" w:color="A6A6A6"/>
            </w:tcBorders>
            <w:shd w:color="auto" w:fill="EDEDED"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ins w:id="35" w:author="Unknown Author" w:date="2026-10-13T10:07:06Z">
              <w:commentRangeStart w:id="0"/>
              <w:r>
                <w:rPr>
                  <w:rFonts w:eastAsia="Times New Roman" w:cs="Times New Roman" w:ascii="Times New Roman" w:hAnsi="Times New Roman"/>
                  <w:b/>
                  <w:bCs/>
                  <w:kern w:val="0"/>
                  <w:sz w:val="22"/>
                  <w:szCs w:val="22"/>
                  <w:lang w:val="en-US" w:eastAsia="en-US" w:bidi="ar-SA"/>
                </w:rPr>
                <w:t>Project type</w:t>
              </w:r>
            </w:ins>
            <w:commentRangeEnd w:id="0"/>
            <w:r>
              <w:commentReference w:id="0"/>
            </w:r>
            <w:r>
              <w:rPr>
                <w:rFonts w:eastAsia="Times New Roman" w:cs="Times New Roman" w:ascii="Times New Roman" w:hAnsi="Times New Roman"/>
                <w:b/>
                <w:bCs/>
                <w:kern w:val="0"/>
                <w:sz w:val="22"/>
                <w:szCs w:val="22"/>
                <w:lang w:val="en-US" w:eastAsia="en-US" w:bidi="ar-SA"/>
              </w:rPr>
            </w:r>
          </w:p>
        </w:tc>
        <w:tc>
          <w:tcPr>
            <w:tcW w:w="1706" w:type="dxa"/>
            <w:tcBorders>
              <w:top w:val="single" w:sz="4" w:space="0" w:color="A6A6A6"/>
              <w:left w:val="single" w:sz="4" w:space="0" w:color="A6A6A6"/>
              <w:bottom w:val="single" w:sz="4" w:space="0" w:color="A6A6A6"/>
              <w:right w:val="nil"/>
            </w:tcBorders>
            <w:shd w:color="auto" w:fill="EDEDED"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ins w:id="36" w:author="Unknown Author" w:date="2026-10-13T10:08:02Z">
              <w:r>
                <w:rPr>
                  <w:rFonts w:eastAsia="Times New Roman" w:cs="Times New Roman" w:ascii="Times New Roman" w:hAnsi="Times New Roman"/>
                  <w:b/>
                  <w:bCs/>
                  <w:kern w:val="0"/>
                  <w:sz w:val="22"/>
                  <w:szCs w:val="22"/>
                  <w:lang w:val="en-US" w:eastAsia="en-US" w:bidi="ar-SA"/>
                </w:rPr>
                <w:t>Relevant (Y/N)</w:t>
              </w:r>
            </w:ins>
          </w:p>
        </w:tc>
        <w:tc>
          <w:tcPr>
            <w:tcW w:w="4776" w:type="dxa"/>
            <w:tcBorders>
              <w:top w:val="single" w:sz="4" w:space="0" w:color="A6A6A6"/>
              <w:left w:val="single" w:sz="4" w:space="0" w:color="A6A6A6"/>
              <w:bottom w:val="single" w:sz="4" w:space="0" w:color="A6A6A6"/>
              <w:right w:val="single" w:sz="4" w:space="0" w:color="A6A6A6"/>
            </w:tcBorders>
            <w:shd w:color="auto" w:fill="EDEDED"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ins w:id="37" w:author="Unknown Author" w:date="2026-10-13T10:08:02Z">
              <w:r>
                <w:rPr>
                  <w:rFonts w:eastAsia="Times New Roman" w:cs="Times New Roman" w:ascii="Times New Roman" w:hAnsi="Times New Roman"/>
                  <w:b/>
                  <w:bCs/>
                  <w:color w:val="000000" w:themeColor="text1"/>
                  <w:kern w:val="0"/>
                  <w:sz w:val="22"/>
                  <w:szCs w:val="22"/>
                  <w:lang w:val="en-US" w:eastAsia="en-US" w:bidi="ar-SA"/>
                </w:rPr>
                <w:t>If yes, please briefly explain</w:t>
              </w:r>
            </w:ins>
          </w:p>
        </w:tc>
      </w:tr>
      <w:tr>
        <w:trPr/>
        <w:tc>
          <w:tcPr>
            <w:tcW w:w="4138" w:type="dxa"/>
            <w:tcBorders>
              <w:top w:val="single" w:sz="4" w:space="0" w:color="A6A6A6"/>
              <w:left w:val="single" w:sz="4" w:space="0" w:color="A6A6A6"/>
              <w:bottom w:val="single" w:sz="4" w:space="0" w:color="A6A6A6"/>
              <w:right w:val="single" w:sz="4" w:space="0" w:color="A6A6A6"/>
            </w:tcBorders>
            <w:shd w:color="auto" w:fill="FFFFFF" w:themeFill="background1"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ins w:id="38" w:author="Unknown Author" w:date="2026-10-13T10:07:06Z">
              <w:r>
                <w:rPr>
                  <w:rFonts w:eastAsia="Times New Roman" w:cs="Times New Roman" w:ascii="Times New Roman" w:hAnsi="Times New Roman"/>
                  <w:b/>
                  <w:bCs/>
                  <w:kern w:val="0"/>
                  <w:sz w:val="22"/>
                  <w:szCs w:val="22"/>
                  <w:lang w:val="en-US" w:eastAsia="en-US" w:bidi="ar-SA"/>
                </w:rPr>
                <w:t>Implemented tool or workflow</w:t>
              </w:r>
            </w:ins>
          </w:p>
        </w:tc>
        <w:tc>
          <w:tcPr>
            <w:tcW w:w="1706" w:type="dxa"/>
            <w:tcBorders>
              <w:top w:val="single" w:sz="4" w:space="0" w:color="A6A6A6"/>
              <w:left w:val="single" w:sz="4" w:space="0" w:color="A6A6A6"/>
              <w:bottom w:val="single" w:sz="4" w:space="0" w:color="A6A6A6"/>
              <w:right w:val="nil"/>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r>
          </w:p>
        </w:tc>
        <w:tc>
          <w:tcPr>
            <w:tcW w:w="4776"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r>
          </w:p>
        </w:tc>
      </w:tr>
      <w:tr>
        <w:trPr/>
        <w:tc>
          <w:tcPr>
            <w:tcW w:w="4138" w:type="dxa"/>
            <w:tcBorders>
              <w:top w:val="single" w:sz="4" w:space="0" w:color="A6A6A6"/>
              <w:left w:val="single" w:sz="4" w:space="0" w:color="A6A6A6"/>
              <w:bottom w:val="single" w:sz="4" w:space="0" w:color="A6A6A6"/>
              <w:right w:val="single" w:sz="4" w:space="0" w:color="A6A6A6"/>
            </w:tcBorders>
            <w:shd w:color="auto" w:fill="FFFFFF" w:themeFill="background1"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ins w:id="39" w:author="Unknown Author" w:date="2026-10-13T10:07:06Z">
              <w:r>
                <w:rPr>
                  <w:rFonts w:eastAsia="Times New Roman" w:cs="Times New Roman" w:ascii="Times New Roman" w:hAnsi="Times New Roman"/>
                  <w:b/>
                  <w:bCs/>
                  <w:kern w:val="0"/>
                  <w:sz w:val="22"/>
                  <w:szCs w:val="22"/>
                  <w:lang w:val="en-US" w:eastAsia="en-US" w:bidi="ar-SA"/>
                </w:rPr>
                <w:t>Model or decision-support product</w:t>
              </w:r>
            </w:ins>
          </w:p>
        </w:tc>
        <w:tc>
          <w:tcPr>
            <w:tcW w:w="1706" w:type="dxa"/>
            <w:tcBorders>
              <w:top w:val="single" w:sz="4" w:space="0" w:color="A6A6A6"/>
              <w:left w:val="single" w:sz="4" w:space="0" w:color="A6A6A6"/>
              <w:bottom w:val="single" w:sz="4" w:space="0" w:color="A6A6A6"/>
              <w:right w:val="nil"/>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r>
          </w:p>
        </w:tc>
        <w:tc>
          <w:tcPr>
            <w:tcW w:w="4776"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r>
          </w:p>
        </w:tc>
      </w:tr>
      <w:tr>
        <w:trPr/>
        <w:tc>
          <w:tcPr>
            <w:tcW w:w="4138" w:type="dxa"/>
            <w:tcBorders>
              <w:top w:val="single" w:sz="4" w:space="0" w:color="A6A6A6"/>
              <w:left w:val="single" w:sz="4" w:space="0" w:color="A6A6A6"/>
              <w:bottom w:val="single" w:sz="4" w:space="0" w:color="A6A6A6"/>
              <w:right w:val="single" w:sz="4" w:space="0" w:color="A6A6A6"/>
            </w:tcBorders>
            <w:shd w:color="auto" w:fill="FFFFFF" w:themeFill="background1"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ins w:id="40" w:author="Unknown Author" w:date="2026-10-13T10:07:06Z">
              <w:r>
                <w:rPr>
                  <w:rFonts w:eastAsia="Times New Roman" w:cs="Times New Roman" w:ascii="Times New Roman" w:hAnsi="Times New Roman"/>
                  <w:b/>
                  <w:bCs/>
                  <w:kern w:val="0"/>
                  <w:sz w:val="22"/>
                  <w:szCs w:val="22"/>
                  <w:lang w:val="en-US" w:eastAsia="en-US" w:bidi="ar-SA"/>
                </w:rPr>
                <w:t>Exploratory analysis or research</w:t>
              </w:r>
            </w:ins>
          </w:p>
        </w:tc>
        <w:tc>
          <w:tcPr>
            <w:tcW w:w="1706" w:type="dxa"/>
            <w:tcBorders>
              <w:top w:val="single" w:sz="4" w:space="0" w:color="A6A6A6"/>
              <w:left w:val="single" w:sz="4" w:space="0" w:color="A6A6A6"/>
              <w:bottom w:val="single" w:sz="4" w:space="0" w:color="A6A6A6"/>
              <w:right w:val="nil"/>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r>
          </w:p>
        </w:tc>
        <w:tc>
          <w:tcPr>
            <w:tcW w:w="4776"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r>
          </w:p>
        </w:tc>
      </w:tr>
      <w:tr>
        <w:trPr/>
        <w:tc>
          <w:tcPr>
            <w:tcW w:w="4138" w:type="dxa"/>
            <w:tcBorders>
              <w:top w:val="single" w:sz="4" w:space="0" w:color="A6A6A6"/>
              <w:left w:val="single" w:sz="4" w:space="0" w:color="A6A6A6"/>
              <w:bottom w:val="single" w:sz="4" w:space="0" w:color="A6A6A6"/>
              <w:right w:val="single" w:sz="4" w:space="0" w:color="A6A6A6"/>
            </w:tcBorders>
            <w:shd w:color="auto" w:fill="FFFFFF" w:themeFill="background1"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ins w:id="41" w:author="Unknown Author" w:date="2026-10-13T10:07:06Z">
              <w:r>
                <w:rPr>
                  <w:rFonts w:eastAsia="Times New Roman" w:cs="Times New Roman" w:ascii="Times New Roman" w:hAnsi="Times New Roman"/>
                  <w:b/>
                  <w:bCs/>
                  <w:kern w:val="0"/>
                  <w:sz w:val="22"/>
                  <w:szCs w:val="22"/>
                  <w:lang w:val="en-US" w:eastAsia="en-US" w:bidi="ar-SA"/>
                </w:rPr>
                <w:t>Data infrastructure project</w:t>
              </w:r>
            </w:ins>
          </w:p>
        </w:tc>
        <w:tc>
          <w:tcPr>
            <w:tcW w:w="1706" w:type="dxa"/>
            <w:tcBorders>
              <w:top w:val="single" w:sz="4" w:space="0" w:color="A6A6A6"/>
              <w:left w:val="single" w:sz="4" w:space="0" w:color="A6A6A6"/>
              <w:bottom w:val="single" w:sz="4" w:space="0" w:color="A6A6A6"/>
              <w:right w:val="nil"/>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r>
          </w:p>
        </w:tc>
        <w:tc>
          <w:tcPr>
            <w:tcW w:w="4776"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r>
          </w:p>
        </w:tc>
      </w:tr>
      <w:tr>
        <w:trPr/>
        <w:tc>
          <w:tcPr>
            <w:tcW w:w="4138" w:type="dxa"/>
            <w:tcBorders>
              <w:top w:val="single" w:sz="4" w:space="0" w:color="A6A6A6"/>
              <w:left w:val="single" w:sz="4" w:space="0" w:color="A6A6A6"/>
              <w:bottom w:val="single" w:sz="4" w:space="0" w:color="A6A6A6"/>
              <w:right w:val="single" w:sz="4" w:space="0" w:color="A6A6A6"/>
            </w:tcBorders>
            <w:shd w:color="auto" w:fill="FFFFFF" w:themeFill="background1"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ins w:id="42" w:author="Unknown Author" w:date="2026-10-13T10:07:06Z">
              <w:r>
                <w:rPr>
                  <w:rFonts w:eastAsia="Times New Roman" w:cs="Times New Roman" w:ascii="Times New Roman" w:hAnsi="Times New Roman"/>
                  <w:b/>
                  <w:bCs/>
                  <w:kern w:val="0"/>
                  <w:sz w:val="22"/>
                  <w:szCs w:val="22"/>
                  <w:lang w:val="en-US" w:eastAsia="en-US" w:bidi="ar-SA"/>
                </w:rPr>
                <w:t>Prototype or feasibility project</w:t>
              </w:r>
            </w:ins>
          </w:p>
        </w:tc>
        <w:tc>
          <w:tcPr>
            <w:tcW w:w="1706" w:type="dxa"/>
            <w:tcBorders>
              <w:top w:val="single" w:sz="4" w:space="0" w:color="A6A6A6"/>
              <w:left w:val="single" w:sz="4" w:space="0" w:color="A6A6A6"/>
              <w:bottom w:val="single" w:sz="4" w:space="0" w:color="A6A6A6"/>
              <w:right w:val="nil"/>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r>
          </w:p>
        </w:tc>
        <w:tc>
          <w:tcPr>
            <w:tcW w:w="4776"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r>
          </w:p>
        </w:tc>
      </w:tr>
    </w:tbl>
    <w:p>
      <w:pPr>
        <w:pStyle w:val="Normal"/>
        <w:spacing w:lineRule="auto" w:line="276"/>
        <w:rPr>
          <w:rFonts w:ascii="Times New Roman" w:hAnsi="Times New Roman" w:eastAsia="Times New Roman" w:cs="Times New Roman"/>
          <w:color w:val="000000" w:themeColor="text1"/>
          <w:ins w:id="44" w:author="Unknown Author" w:date="2026-10-13T10:10:23Z"/>
        </w:rPr>
      </w:pPr>
      <w:ins w:id="43" w:author="Unknown Author" w:date="2026-10-13T10:08:37Z">
        <w:r>
          <w:rPr>
            <w:rFonts w:eastAsia="Times New Roman" w:cs="Times New Roman" w:ascii="Times New Roman" w:hAnsi="Times New Roman"/>
            <w:color w:val="000000" w:themeColor="text1"/>
          </w:rPr>
          <w:br/>
        </w:r>
      </w:ins>
    </w:p>
    <w:p>
      <w:pPr>
        <w:pStyle w:val="Normal"/>
        <w:spacing w:lineRule="auto" w:line="276"/>
        <w:rPr>
          <w:rFonts w:ascii="Times New Roman" w:hAnsi="Times New Roman" w:eastAsia="Times New Roman" w:cs="Times New Roman"/>
          <w:color w:val="000000" w:themeColor="text1"/>
          <w:ins w:id="46" w:author="Unknown Author" w:date="2026-10-13T10:10:23Z"/>
        </w:rPr>
      </w:pPr>
      <w:ins w:id="45" w:author="Unknown Author" w:date="2026-10-13T10:10:23Z">
        <w:r>
          <w:rPr>
            <w:rFonts w:eastAsia="Times New Roman" w:cs="Times New Roman" w:ascii="Times New Roman" w:hAnsi="Times New Roman"/>
            <w:color w:val="000000" w:themeColor="text1"/>
          </w:rPr>
        </w:r>
      </w:ins>
    </w:p>
    <w:p>
      <w:pPr>
        <w:pStyle w:val="Normal"/>
        <w:spacing w:lineRule="auto" w:line="276"/>
        <w:rPr>
          <w:rFonts w:ascii="Times New Roman" w:hAnsi="Times New Roman" w:eastAsia="Times New Roman" w:cs="Times New Roman"/>
          <w:color w:val="000000" w:themeColor="text1"/>
          <w:ins w:id="48" w:author="Unknown Author" w:date="2026-10-13T10:10:23Z"/>
        </w:rPr>
      </w:pPr>
      <w:ins w:id="47" w:author="Unknown Author" w:date="2026-10-13T10:10:23Z">
        <w:r>
          <w:rPr>
            <w:rFonts w:eastAsia="Times New Roman" w:cs="Times New Roman" w:ascii="Times New Roman" w:hAnsi="Times New Roman"/>
            <w:color w:val="000000" w:themeColor="text1"/>
          </w:rPr>
        </w:r>
      </w:ins>
    </w:p>
    <w:p>
      <w:pPr>
        <w:pStyle w:val="Normal"/>
        <w:spacing w:lineRule="auto" w:line="276"/>
        <w:rPr>
          <w:rFonts w:ascii="Times New Roman" w:hAnsi="Times New Roman" w:eastAsia="Times New Roman" w:cs="Times New Roman"/>
          <w:color w:val="000000" w:themeColor="text1"/>
          <w:ins w:id="50" w:author="Unknown Author" w:date="2026-10-13T10:10:23Z"/>
        </w:rPr>
      </w:pPr>
      <w:ins w:id="49" w:author="Unknown Author" w:date="2026-10-13T10:10:23Z">
        <w:r>
          <w:rPr>
            <w:rFonts w:eastAsia="Times New Roman" w:cs="Times New Roman" w:ascii="Times New Roman" w:hAnsi="Times New Roman"/>
            <w:color w:val="000000" w:themeColor="text1"/>
          </w:rPr>
        </w:r>
      </w:ins>
    </w:p>
    <w:p>
      <w:pPr>
        <w:pStyle w:val="Normal"/>
        <w:spacing w:lineRule="auto" w:line="276"/>
        <w:rPr>
          <w:b/>
          <w:b/>
          <w:bCs/>
        </w:rPr>
      </w:pPr>
      <w:ins w:id="51" w:author="Unknown Author" w:date="2026-10-13T10:10:23Z">
        <w:r>
          <w:rPr>
            <w:rFonts w:eastAsia="Times New Roman" w:cs="Times New Roman" w:ascii="Times New Roman" w:hAnsi="Times New Roman"/>
            <w:b/>
            <w:bCs/>
            <w:color w:val="000000" w:themeColor="text1"/>
          </w:rPr>
          <w:t>Details on each project type:</w:t>
        </w:r>
      </w:ins>
    </w:p>
    <w:tbl>
      <w:tblPr>
        <w:tblStyle w:val="TableGrid"/>
        <w:tblW w:w="10590" w:type="dxa"/>
        <w:jc w:val="center"/>
        <w:tblInd w:w="0" w:type="dxa"/>
        <w:tblLayout w:type="fixed"/>
        <w:tblCellMar>
          <w:top w:w="48" w:type="dxa"/>
          <w:left w:w="85" w:type="dxa"/>
          <w:bottom w:w="48" w:type="dxa"/>
          <w:right w:w="85" w:type="dxa"/>
        </w:tblCellMar>
        <w:tblLook w:firstRow="1" w:noVBand="1" w:lastRow="0" w:firstColumn="1" w:lastColumn="0" w:noHBand="0" w:val="04a0"/>
      </w:tblPr>
      <w:tblGrid>
        <w:gridCol w:w="3705"/>
        <w:gridCol w:w="6884"/>
      </w:tblGrid>
      <w:tr>
        <w:trPr>
          <w:tblHeader w:val="true"/>
        </w:trPr>
        <w:tc>
          <w:tcPr>
            <w:tcW w:w="3705" w:type="dxa"/>
            <w:tcBorders>
              <w:top w:val="single" w:sz="4" w:space="0" w:color="A6A6A6"/>
              <w:left w:val="single" w:sz="4" w:space="0" w:color="A6A6A6"/>
              <w:bottom w:val="single" w:sz="4" w:space="0" w:color="A6A6A6"/>
              <w:right w:val="single" w:sz="4" w:space="0" w:color="A6A6A6"/>
            </w:tcBorders>
            <w:shd w:color="auto" w:fill="EDEDED"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commentRangeStart w:id="1"/>
            <w:r>
              <w:rPr>
                <w:rFonts w:eastAsia="Times New Roman" w:cs="Times New Roman" w:ascii="Times New Roman" w:hAnsi="Times New Roman"/>
                <w:b/>
                <w:bCs/>
                <w:kern w:val="0"/>
                <w:sz w:val="22"/>
                <w:szCs w:val="22"/>
                <w:lang w:val="en-US" w:eastAsia="en-US" w:bidi="ar-SA"/>
              </w:rPr>
              <w:t>Project type</w:t>
            </w:r>
            <w:commentRangeEnd w:id="1"/>
            <w:r>
              <w:commentReference w:id="1"/>
            </w:r>
            <w:r>
              <w:rPr>
                <w:rFonts w:eastAsia="Times New Roman" w:cs="Times New Roman" w:ascii="Times New Roman" w:hAnsi="Times New Roman"/>
                <w:b/>
                <w:bCs/>
                <w:kern w:val="0"/>
                <w:sz w:val="22"/>
                <w:szCs w:val="22"/>
                <w:lang w:val="en-US" w:eastAsia="en-US" w:bidi="ar-SA"/>
              </w:rPr>
            </w:r>
          </w:p>
        </w:tc>
        <w:tc>
          <w:tcPr>
            <w:tcW w:w="6884" w:type="dxa"/>
            <w:tcBorders>
              <w:top w:val="single" w:sz="4" w:space="0" w:color="A6A6A6"/>
              <w:left w:val="single" w:sz="4" w:space="0" w:color="A6A6A6"/>
              <w:bottom w:val="single" w:sz="4" w:space="0" w:color="A6A6A6"/>
              <w:right w:val="single" w:sz="4" w:space="0" w:color="A6A6A6"/>
            </w:tcBorders>
            <w:shd w:color="auto" w:fill="EDEDED"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r>
              <w:rPr>
                <w:rFonts w:eastAsia="Times New Roman" w:cs="Times New Roman" w:ascii="Times New Roman" w:hAnsi="Times New Roman"/>
                <w:b/>
                <w:bCs/>
                <w:kern w:val="0"/>
                <w:sz w:val="22"/>
                <w:szCs w:val="22"/>
                <w:lang w:val="en-US" w:eastAsia="en-US" w:bidi="ar-SA"/>
              </w:rPr>
              <w:t>Impact may include</w:t>
            </w:r>
          </w:p>
        </w:tc>
      </w:tr>
      <w:tr>
        <w:trPr/>
        <w:tc>
          <w:tcPr>
            <w:tcW w:w="3705" w:type="dxa"/>
            <w:tcBorders>
              <w:top w:val="single" w:sz="4" w:space="0" w:color="A6A6A6"/>
              <w:left w:val="single" w:sz="4" w:space="0" w:color="A6A6A6"/>
              <w:bottom w:val="single" w:sz="4" w:space="0" w:color="A6A6A6"/>
              <w:right w:val="single" w:sz="4" w:space="0" w:color="A6A6A6"/>
            </w:tcBorders>
            <w:shd w:color="auto" w:fill="FFFFFF" w:themeFill="background1"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r>
              <w:rPr>
                <w:rFonts w:eastAsia="Times New Roman" w:cs="Times New Roman" w:ascii="Times New Roman" w:hAnsi="Times New Roman"/>
                <w:b/>
                <w:bCs/>
                <w:kern w:val="0"/>
                <w:sz w:val="22"/>
                <w:szCs w:val="22"/>
                <w:lang w:val="en-US" w:eastAsia="en-US" w:bidi="ar-SA"/>
              </w:rPr>
              <w:t>Implemented tool or workflow</w:t>
            </w:r>
          </w:p>
        </w:tc>
        <w:tc>
          <w:tcPr>
            <w:tcW w:w="6884"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r>
              <w:rPr>
                <w:rFonts w:eastAsia="Times New Roman" w:cs="Times New Roman" w:ascii="Times New Roman" w:hAnsi="Times New Roman"/>
                <w:kern w:val="0"/>
                <w:sz w:val="22"/>
                <w:szCs w:val="22"/>
                <w:lang w:val="en-US" w:eastAsia="en-US" w:bidi="ar-SA"/>
              </w:rPr>
              <w:t xml:space="preserve">Adoption, time saved, </w:t>
            </w:r>
            <w:ins w:id="52" w:author="Unknown Author" w:date="2026-10-08T09:39:25Z">
              <w:r>
                <w:rPr>
                  <w:rFonts w:eastAsia="Times New Roman" w:cs="Times New Roman" w:ascii="Times New Roman" w:hAnsi="Times New Roman"/>
                  <w:kern w:val="0"/>
                  <w:sz w:val="22"/>
                  <w:szCs w:val="22"/>
                  <w:lang w:val="en-US" w:eastAsia="en-US" w:bidi="ar-SA"/>
                </w:rPr>
                <w:t xml:space="preserve">insights generated, </w:t>
              </w:r>
            </w:ins>
            <w:r>
              <w:rPr>
                <w:rFonts w:eastAsia="Times New Roman" w:cs="Times New Roman" w:ascii="Times New Roman" w:hAnsi="Times New Roman"/>
                <w:kern w:val="0"/>
                <w:sz w:val="22"/>
                <w:szCs w:val="22"/>
                <w:lang w:val="en-US" w:eastAsia="en-US" w:bidi="ar-SA"/>
              </w:rPr>
              <w:t>process improvement, or reduced errors.</w:t>
            </w:r>
          </w:p>
        </w:tc>
      </w:tr>
      <w:tr>
        <w:trPr/>
        <w:tc>
          <w:tcPr>
            <w:tcW w:w="3705" w:type="dxa"/>
            <w:tcBorders>
              <w:top w:val="single" w:sz="4" w:space="0" w:color="A6A6A6"/>
              <w:left w:val="single" w:sz="4" w:space="0" w:color="A6A6A6"/>
              <w:bottom w:val="single" w:sz="4" w:space="0" w:color="A6A6A6"/>
              <w:right w:val="single" w:sz="4" w:space="0" w:color="A6A6A6"/>
            </w:tcBorders>
            <w:shd w:color="auto" w:fill="FFFFFF" w:themeFill="background1"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r>
              <w:rPr>
                <w:rFonts w:eastAsia="Times New Roman" w:cs="Times New Roman" w:ascii="Times New Roman" w:hAnsi="Times New Roman"/>
                <w:b/>
                <w:bCs/>
                <w:kern w:val="0"/>
                <w:sz w:val="22"/>
                <w:szCs w:val="22"/>
                <w:lang w:val="en-US" w:eastAsia="en-US" w:bidi="ar-SA"/>
              </w:rPr>
              <w:t>Model or decision-support product</w:t>
            </w:r>
          </w:p>
        </w:tc>
        <w:tc>
          <w:tcPr>
            <w:tcW w:w="6884"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r>
              <w:rPr>
                <w:rFonts w:eastAsia="Times New Roman" w:cs="Times New Roman" w:ascii="Times New Roman" w:hAnsi="Times New Roman"/>
                <w:kern w:val="0"/>
                <w:sz w:val="22"/>
                <w:szCs w:val="22"/>
                <w:lang w:val="en-US" w:eastAsia="en-US" w:bidi="ar-SA"/>
              </w:rPr>
              <w:t>Better prioritization, forecasting, or confidence in decisions.</w:t>
            </w:r>
          </w:p>
        </w:tc>
      </w:tr>
      <w:tr>
        <w:trPr/>
        <w:tc>
          <w:tcPr>
            <w:tcW w:w="3705" w:type="dxa"/>
            <w:tcBorders>
              <w:top w:val="single" w:sz="4" w:space="0" w:color="A6A6A6"/>
              <w:left w:val="single" w:sz="4" w:space="0" w:color="A6A6A6"/>
              <w:bottom w:val="single" w:sz="4" w:space="0" w:color="A6A6A6"/>
              <w:right w:val="single" w:sz="4" w:space="0" w:color="A6A6A6"/>
            </w:tcBorders>
            <w:shd w:color="auto" w:fill="FFFFFF" w:themeFill="background1"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r>
              <w:rPr>
                <w:rFonts w:eastAsia="Times New Roman" w:cs="Times New Roman" w:ascii="Times New Roman" w:hAnsi="Times New Roman"/>
                <w:b/>
                <w:bCs/>
                <w:kern w:val="0"/>
                <w:sz w:val="22"/>
                <w:szCs w:val="22"/>
                <w:lang w:val="en-US" w:eastAsia="en-US" w:bidi="ar-SA"/>
              </w:rPr>
              <w:t>Exploratory analysis or research</w:t>
            </w:r>
          </w:p>
        </w:tc>
        <w:tc>
          <w:tcPr>
            <w:tcW w:w="6884"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r>
              <w:rPr>
                <w:rFonts w:eastAsia="Times New Roman" w:cs="Times New Roman" w:ascii="Times New Roman" w:hAnsi="Times New Roman"/>
                <w:kern w:val="0"/>
                <w:sz w:val="22"/>
                <w:szCs w:val="22"/>
                <w:lang w:val="en-US" w:eastAsia="en-US" w:bidi="ar-SA"/>
              </w:rPr>
              <w:t>New knowledge, documented patterns, or evidence for planning.</w:t>
            </w:r>
          </w:p>
        </w:tc>
      </w:tr>
      <w:tr>
        <w:trPr/>
        <w:tc>
          <w:tcPr>
            <w:tcW w:w="3705" w:type="dxa"/>
            <w:tcBorders>
              <w:top w:val="single" w:sz="4" w:space="0" w:color="A6A6A6"/>
              <w:left w:val="single" w:sz="4" w:space="0" w:color="A6A6A6"/>
              <w:bottom w:val="single" w:sz="4" w:space="0" w:color="A6A6A6"/>
              <w:right w:val="single" w:sz="4" w:space="0" w:color="A6A6A6"/>
            </w:tcBorders>
            <w:shd w:color="auto" w:fill="FFFFFF" w:themeFill="background1"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r>
              <w:rPr>
                <w:rFonts w:eastAsia="Times New Roman" w:cs="Times New Roman" w:ascii="Times New Roman" w:hAnsi="Times New Roman"/>
                <w:b/>
                <w:bCs/>
                <w:kern w:val="0"/>
                <w:sz w:val="22"/>
                <w:szCs w:val="22"/>
                <w:lang w:val="en-US" w:eastAsia="en-US" w:bidi="ar-SA"/>
              </w:rPr>
              <w:t>Data infrastructure project</w:t>
            </w:r>
          </w:p>
        </w:tc>
        <w:tc>
          <w:tcPr>
            <w:tcW w:w="6884"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r>
              <w:rPr>
                <w:rFonts w:eastAsia="Times New Roman" w:cs="Times New Roman" w:ascii="Times New Roman" w:hAnsi="Times New Roman"/>
                <w:kern w:val="0"/>
                <w:sz w:val="22"/>
                <w:szCs w:val="22"/>
                <w:lang w:val="en-US" w:eastAsia="en-US" w:bidi="ar-SA"/>
              </w:rPr>
              <w:t>Better data quality, integration, reliability, or accessibility.</w:t>
            </w:r>
          </w:p>
        </w:tc>
      </w:tr>
      <w:tr>
        <w:trPr/>
        <w:tc>
          <w:tcPr>
            <w:tcW w:w="3705" w:type="dxa"/>
            <w:tcBorders>
              <w:top w:val="single" w:sz="4" w:space="0" w:color="A6A6A6"/>
              <w:left w:val="single" w:sz="4" w:space="0" w:color="A6A6A6"/>
              <w:bottom w:val="single" w:sz="4" w:space="0" w:color="A6A6A6"/>
              <w:right w:val="single" w:sz="4" w:space="0" w:color="A6A6A6"/>
            </w:tcBorders>
            <w:shd w:color="auto" w:fill="FFFFFF" w:themeFill="background1"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r>
              <w:rPr>
                <w:rFonts w:eastAsia="Times New Roman" w:cs="Times New Roman" w:ascii="Times New Roman" w:hAnsi="Times New Roman"/>
                <w:b/>
                <w:bCs/>
                <w:kern w:val="0"/>
                <w:sz w:val="22"/>
                <w:szCs w:val="22"/>
                <w:lang w:val="en-US" w:eastAsia="en-US" w:bidi="ar-SA"/>
              </w:rPr>
              <w:t>Prototype or feasibility project</w:t>
            </w:r>
          </w:p>
        </w:tc>
        <w:tc>
          <w:tcPr>
            <w:tcW w:w="6884"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r>
              <w:rPr>
                <w:rFonts w:eastAsia="Times New Roman" w:cs="Times New Roman" w:ascii="Times New Roman" w:hAnsi="Times New Roman"/>
                <w:kern w:val="0"/>
                <w:sz w:val="22"/>
                <w:szCs w:val="22"/>
                <w:lang w:val="en-US" w:eastAsia="en-US" w:bidi="ar-SA"/>
              </w:rPr>
              <w:t>Demonstrated feasibility</w:t>
            </w:r>
            <w:ins w:id="53" w:author="Unknown Author" w:date="2026-10-08T09:41:00Z">
              <w:r>
                <w:rPr>
                  <w:rFonts w:eastAsia="Times New Roman" w:cs="Times New Roman" w:ascii="Times New Roman" w:hAnsi="Times New Roman"/>
                  <w:kern w:val="0"/>
                  <w:sz w:val="22"/>
                  <w:szCs w:val="22"/>
                  <w:lang w:val="en-US" w:eastAsia="en-US" w:bidi="ar-SA"/>
                </w:rPr>
                <w:t xml:space="preserve"> (things that worked and didn</w:t>
              </w:r>
            </w:ins>
            <w:ins w:id="54" w:author="Unknown Author" w:date="2026-10-08T09:41:00Z">
              <w:r>
                <w:rPr>
                  <w:rFonts w:eastAsia="Times New Roman" w:cs="Times New Roman" w:ascii="Times New Roman" w:hAnsi="Times New Roman"/>
                  <w:color w:val="000000"/>
                  <w:kern w:val="0"/>
                  <w:sz w:val="22"/>
                  <w:szCs w:val="22"/>
                  <w:lang w:val="en-US" w:eastAsia="en-US" w:bidi="ar-SA"/>
                </w:rPr>
                <w:t>’t work)</w:t>
              </w:r>
            </w:ins>
            <w:r>
              <w:rPr>
                <w:rFonts w:eastAsia="Times New Roman" w:cs="Times New Roman" w:ascii="Times New Roman" w:hAnsi="Times New Roman"/>
                <w:kern w:val="0"/>
                <w:sz w:val="22"/>
                <w:szCs w:val="22"/>
                <w:lang w:val="en-US" w:eastAsia="en-US" w:bidi="ar-SA"/>
              </w:rPr>
              <w:t>, lessons learned, risks, or next steps.</w:t>
            </w:r>
          </w:p>
        </w:tc>
      </w:tr>
    </w:tbl>
    <w:p>
      <w:pPr>
        <w:pStyle w:val="Heading1"/>
        <w:spacing w:lineRule="auto" w:line="276"/>
        <w:rPr/>
      </w:pPr>
      <w:del w:id="55" w:author="Unknown Author" w:date="2026-10-08T09:52:44Z">
        <w:r>
          <w:rPr/>
          <w:delText>What to address in the required section</w:delText>
        </w:r>
      </w:del>
      <w:ins w:id="56" w:author="Unknown Author" w:date="2026-10-13T10:20:50Z">
        <w:r>
          <w:rPr/>
          <w:br/>
        </w:r>
      </w:ins>
      <w:ins w:id="57" w:author="Unknown Author" w:date="2026-10-08T09:52:44Z">
        <w:r>
          <w:rPr/>
          <w:t>Specifics to Address</w:t>
        </w:r>
      </w:ins>
    </w:p>
    <w:tbl>
      <w:tblPr>
        <w:tblStyle w:val="TableGrid"/>
        <w:tblW w:w="10590" w:type="dxa"/>
        <w:jc w:val="center"/>
        <w:tblInd w:w="0" w:type="dxa"/>
        <w:tblLayout w:type="fixed"/>
        <w:tblCellMar>
          <w:top w:w="48" w:type="dxa"/>
          <w:left w:w="85" w:type="dxa"/>
          <w:bottom w:w="48" w:type="dxa"/>
          <w:right w:w="85" w:type="dxa"/>
        </w:tblCellMar>
        <w:tblLook w:firstRow="1" w:noVBand="1" w:lastRow="0" w:firstColumn="1" w:lastColumn="0" w:noHBand="0" w:val="04a0"/>
      </w:tblPr>
      <w:tblGrid>
        <w:gridCol w:w="2055"/>
        <w:gridCol w:w="8534"/>
      </w:tblGrid>
      <w:tr>
        <w:trPr>
          <w:tblHeader w:val="true"/>
        </w:trPr>
        <w:tc>
          <w:tcPr>
            <w:tcW w:w="2055" w:type="dxa"/>
            <w:tcBorders>
              <w:top w:val="single" w:sz="4" w:space="0" w:color="A6A6A6"/>
              <w:left w:val="single" w:sz="4" w:space="0" w:color="A6A6A6"/>
              <w:bottom w:val="single" w:sz="4" w:space="0" w:color="A6A6A6"/>
              <w:right w:val="single" w:sz="4" w:space="0" w:color="A6A6A6"/>
            </w:tcBorders>
            <w:shd w:color="auto" w:fill="EDEDED"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r>
              <w:rPr>
                <w:rFonts w:eastAsia="Times New Roman" w:cs="Times New Roman" w:ascii="Times New Roman" w:hAnsi="Times New Roman"/>
                <w:b/>
                <w:bCs/>
                <w:kern w:val="0"/>
                <w:sz w:val="22"/>
                <w:szCs w:val="22"/>
                <w:lang w:val="en-US" w:eastAsia="en-US" w:bidi="ar-SA"/>
              </w:rPr>
              <w:t>Operational impact</w:t>
            </w:r>
          </w:p>
        </w:tc>
        <w:tc>
          <w:tcPr>
            <w:tcW w:w="8534" w:type="dxa"/>
            <w:tcBorders>
              <w:top w:val="single" w:sz="4" w:space="0" w:color="A6A6A6"/>
              <w:left w:val="single" w:sz="4" w:space="0" w:color="A6A6A6"/>
              <w:bottom w:val="single" w:sz="4" w:space="0" w:color="A6A6A6"/>
              <w:right w:val="single" w:sz="4" w:space="0" w:color="A6A6A6"/>
            </w:tcBorders>
            <w:shd w:color="auto" w:fill="EDEDED"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r>
              <w:rPr>
                <w:rFonts w:eastAsia="Times New Roman" w:cs="Times New Roman" w:ascii="Times New Roman" w:hAnsi="Times New Roman"/>
                <w:b/>
                <w:bCs/>
                <w:kern w:val="0"/>
                <w:sz w:val="22"/>
                <w:szCs w:val="22"/>
                <w:lang w:val="en-US" w:eastAsia="en-US" w:bidi="ar-SA"/>
              </w:rPr>
              <w:t>What process, workflow, or activity does the project improve, support, or automate?</w:t>
            </w:r>
          </w:p>
        </w:tc>
      </w:tr>
      <w:tr>
        <w:trPr/>
        <w:tc>
          <w:tcPr>
            <w:tcW w:w="2055" w:type="dxa"/>
            <w:tcBorders>
              <w:top w:val="single" w:sz="4" w:space="0" w:color="A6A6A6"/>
              <w:left w:val="single" w:sz="4" w:space="0" w:color="A6A6A6"/>
              <w:bottom w:val="single" w:sz="4" w:space="0" w:color="A6A6A6"/>
              <w:right w:val="single" w:sz="4" w:space="0" w:color="A6A6A6"/>
            </w:tcBorders>
            <w:shd w:color="auto" w:fill="FFFFFF" w:themeFill="background1"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r>
              <w:rPr>
                <w:rFonts w:eastAsia="Times New Roman" w:cs="Times New Roman" w:ascii="Times New Roman" w:hAnsi="Times New Roman"/>
                <w:b/>
                <w:bCs/>
                <w:kern w:val="0"/>
                <w:sz w:val="22"/>
                <w:szCs w:val="22"/>
                <w:lang w:val="en-US" w:eastAsia="en-US" w:bidi="ar-SA"/>
              </w:rPr>
              <w:t>Decision impact</w:t>
            </w:r>
          </w:p>
        </w:tc>
        <w:tc>
          <w:tcPr>
            <w:tcW w:w="8534"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r>
              <w:rPr>
                <w:rFonts w:eastAsia="Times New Roman" w:cs="Times New Roman" w:ascii="Times New Roman" w:hAnsi="Times New Roman"/>
                <w:kern w:val="0"/>
                <w:sz w:val="22"/>
                <w:szCs w:val="22"/>
                <w:lang w:val="en-US" w:eastAsia="en-US" w:bidi="ar-SA"/>
              </w:rPr>
              <w:t>What decisions can the sponsor make better, faster, or with greater confidence?</w:t>
            </w:r>
          </w:p>
        </w:tc>
      </w:tr>
      <w:tr>
        <w:trPr/>
        <w:tc>
          <w:tcPr>
            <w:tcW w:w="2055" w:type="dxa"/>
            <w:tcBorders>
              <w:top w:val="single" w:sz="4" w:space="0" w:color="A6A6A6"/>
              <w:left w:val="single" w:sz="4" w:space="0" w:color="A6A6A6"/>
              <w:bottom w:val="single" w:sz="4" w:space="0" w:color="A6A6A6"/>
              <w:right w:val="single" w:sz="4" w:space="0" w:color="A6A6A6"/>
            </w:tcBorders>
            <w:shd w:color="auto" w:fill="FFFFFF" w:themeFill="background1"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r>
              <w:rPr>
                <w:rFonts w:eastAsia="Times New Roman" w:cs="Times New Roman" w:ascii="Times New Roman" w:hAnsi="Times New Roman"/>
                <w:b/>
                <w:bCs/>
                <w:kern w:val="0"/>
                <w:sz w:val="22"/>
                <w:szCs w:val="22"/>
                <w:lang w:val="en-US" w:eastAsia="en-US" w:bidi="ar-SA"/>
              </w:rPr>
              <w:t>Financial impact</w:t>
            </w:r>
          </w:p>
        </w:tc>
        <w:tc>
          <w:tcPr>
            <w:tcW w:w="8534"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r>
              <w:rPr>
                <w:rFonts w:eastAsia="Times New Roman" w:cs="Times New Roman" w:ascii="Times New Roman" w:hAnsi="Times New Roman"/>
                <w:kern w:val="0"/>
                <w:sz w:val="22"/>
                <w:szCs w:val="22"/>
                <w:lang w:val="en-US" w:eastAsia="en-US" w:bidi="ar-SA"/>
              </w:rPr>
              <w:t>Could the work create cost savings, avoided costs, revenue, or more efficient resource use?</w:t>
            </w:r>
          </w:p>
        </w:tc>
      </w:tr>
      <w:tr>
        <w:trPr/>
        <w:tc>
          <w:tcPr>
            <w:tcW w:w="2055" w:type="dxa"/>
            <w:tcBorders>
              <w:top w:val="single" w:sz="4" w:space="0" w:color="A6A6A6"/>
              <w:left w:val="single" w:sz="4" w:space="0" w:color="A6A6A6"/>
              <w:bottom w:val="single" w:sz="4" w:space="0" w:color="A6A6A6"/>
              <w:right w:val="single" w:sz="4" w:space="0" w:color="A6A6A6"/>
            </w:tcBorders>
            <w:shd w:color="auto" w:fill="FFFFFF" w:themeFill="background1"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r>
              <w:rPr>
                <w:rFonts w:eastAsia="Times New Roman" w:cs="Times New Roman" w:ascii="Times New Roman" w:hAnsi="Times New Roman"/>
                <w:b/>
                <w:bCs/>
                <w:kern w:val="0"/>
                <w:sz w:val="22"/>
                <w:szCs w:val="22"/>
                <w:lang w:val="en-US" w:eastAsia="en-US" w:bidi="ar-SA"/>
              </w:rPr>
              <w:t>Time and resource impact</w:t>
            </w:r>
          </w:p>
        </w:tc>
        <w:tc>
          <w:tcPr>
            <w:tcW w:w="8534"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r>
              <w:rPr>
                <w:rFonts w:eastAsia="Times New Roman" w:cs="Times New Roman" w:ascii="Times New Roman" w:hAnsi="Times New Roman"/>
                <w:kern w:val="0"/>
                <w:sz w:val="22"/>
                <w:szCs w:val="22"/>
                <w:lang w:val="en-US" w:eastAsia="en-US" w:bidi="ar-SA"/>
              </w:rPr>
              <w:t>Could the work reduce manual effort or improve how staff time and resources are used?</w:t>
            </w:r>
          </w:p>
        </w:tc>
      </w:tr>
      <w:tr>
        <w:trPr/>
        <w:tc>
          <w:tcPr>
            <w:tcW w:w="2055" w:type="dxa"/>
            <w:tcBorders>
              <w:top w:val="single" w:sz="4" w:space="0" w:color="A6A6A6"/>
              <w:left w:val="single" w:sz="4" w:space="0" w:color="A6A6A6"/>
              <w:bottom w:val="single" w:sz="4" w:space="0" w:color="A6A6A6"/>
              <w:right w:val="single" w:sz="4" w:space="0" w:color="A6A6A6"/>
            </w:tcBorders>
            <w:shd w:color="auto" w:fill="FFFFFF" w:themeFill="background1"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r>
              <w:rPr>
                <w:rFonts w:eastAsia="Times New Roman" w:cs="Times New Roman" w:ascii="Times New Roman" w:hAnsi="Times New Roman"/>
                <w:b/>
                <w:bCs/>
                <w:kern w:val="0"/>
                <w:sz w:val="22"/>
                <w:szCs w:val="22"/>
                <w:lang w:val="en-US" w:eastAsia="en-US" w:bidi="ar-SA"/>
              </w:rPr>
              <w:t>Strategic impact</w:t>
            </w:r>
          </w:p>
        </w:tc>
        <w:tc>
          <w:tcPr>
            <w:tcW w:w="8534"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r>
              <w:rPr>
                <w:rFonts w:eastAsia="Times New Roman" w:cs="Times New Roman" w:ascii="Times New Roman" w:hAnsi="Times New Roman"/>
                <w:kern w:val="0"/>
                <w:sz w:val="22"/>
                <w:szCs w:val="22"/>
                <w:lang w:val="en-US" w:eastAsia="en-US" w:bidi="ar-SA"/>
              </w:rPr>
              <w:t>How does the project support the sponsor’s mission, goals, services, research, programs, or capacity?</w:t>
            </w:r>
          </w:p>
        </w:tc>
      </w:tr>
      <w:tr>
        <w:trPr>
          <w:ins w:id="58" w:author="Unknown Author" w:date="2026-10-08T13:26:43Z"/>
        </w:trPr>
        <w:tc>
          <w:tcPr>
            <w:tcW w:w="2055" w:type="dxa"/>
            <w:tcBorders>
              <w:top w:val="single" w:sz="4" w:space="0" w:color="A6A6A6"/>
              <w:left w:val="single" w:sz="4" w:space="0" w:color="A6A6A6"/>
              <w:bottom w:val="single" w:sz="4" w:space="0" w:color="A6A6A6"/>
              <w:right w:val="single" w:sz="4" w:space="0" w:color="A6A6A6"/>
            </w:tcBorders>
            <w:shd w:color="auto" w:fill="FFFFFF" w:themeFill="background1"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ins w:id="59" w:author="Unknown Author" w:date="2026-10-08T13:26:43Z">
              <w:r>
                <w:rPr>
                  <w:rFonts w:eastAsia="Times New Roman" w:cs="Times New Roman" w:ascii="Times New Roman" w:hAnsi="Times New Roman"/>
                  <w:b/>
                  <w:bCs/>
                  <w:color w:val="000000" w:themeColor="text1"/>
                  <w:kern w:val="0"/>
                  <w:sz w:val="22"/>
                  <w:szCs w:val="22"/>
                  <w:lang w:val="en-US" w:eastAsia="en-US" w:bidi="ar-SA"/>
                </w:rPr>
                <w:t>‍</w:t>
              </w:r>
            </w:ins>
            <w:ins w:id="60" w:author="Unknown Author" w:date="2026-10-08T13:26:43Z">
              <w:r>
                <w:rPr>
                  <w:rFonts w:eastAsia="Times New Roman" w:cs="Times New Roman" w:ascii="Times New Roman" w:hAnsi="Times New Roman"/>
                  <w:b/>
                  <w:bCs/>
                  <w:color w:val="000000" w:themeColor="text1"/>
                  <w:kern w:val="0"/>
                  <w:sz w:val="22"/>
                  <w:szCs w:val="22"/>
                  <w:lang w:val="en-US" w:eastAsia="en-US" w:bidi="ar-SA"/>
                </w:rPr>
                <w:t>Human impact</w:t>
              </w:r>
            </w:ins>
          </w:p>
        </w:tc>
        <w:tc>
          <w:tcPr>
            <w:tcW w:w="8534"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ins w:id="61" w:author="Unknown Author" w:date="2026-10-08T13:26:43Z">
              <w:r>
                <w:rPr>
                  <w:rFonts w:eastAsia="Times New Roman" w:cs="Times New Roman" w:ascii="Times New Roman" w:hAnsi="Times New Roman"/>
                  <w:color w:val="000000" w:themeColor="text1"/>
                  <w:kern w:val="0"/>
                  <w:sz w:val="22"/>
                  <w:szCs w:val="22"/>
                  <w:lang w:val="en-US" w:eastAsia="en-US" w:bidi="ar-SA"/>
                </w:rPr>
                <w:t>If applicable, how does this project impact quality of life?</w:t>
              </w:r>
            </w:ins>
          </w:p>
        </w:tc>
      </w:tr>
      <w:tr>
        <w:trPr/>
        <w:tc>
          <w:tcPr>
            <w:tcW w:w="2055" w:type="dxa"/>
            <w:tcBorders>
              <w:top w:val="nil"/>
              <w:left w:val="single" w:sz="4" w:space="0" w:color="A6A6A6"/>
              <w:bottom w:val="single" w:sz="4" w:space="0" w:color="A6A6A6"/>
              <w:right w:val="single" w:sz="4" w:space="0" w:color="A6A6A6"/>
            </w:tcBorders>
            <w:shd w:color="auto" w:fill="FFFFFF" w:themeFill="background1"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r>
              <w:rPr>
                <w:rFonts w:eastAsia="Times New Roman" w:cs="Times New Roman" w:ascii="Times New Roman" w:hAnsi="Times New Roman"/>
                <w:b/>
                <w:bCs/>
                <w:kern w:val="0"/>
                <w:sz w:val="22"/>
                <w:szCs w:val="22"/>
                <w:lang w:val="en-US" w:eastAsia="en-US" w:bidi="ar-SA"/>
              </w:rPr>
              <w:t>Future potential</w:t>
            </w:r>
          </w:p>
        </w:tc>
        <w:tc>
          <w:tcPr>
            <w:tcW w:w="8534" w:type="dxa"/>
            <w:tcBorders>
              <w:top w:val="nil"/>
              <w:left w:val="single" w:sz="4" w:space="0" w:color="A6A6A6"/>
              <w:bottom w:val="single" w:sz="4" w:space="0" w:color="A6A6A6"/>
              <w:right w:val="single" w:sz="4" w:space="0" w:color="A6A6A6"/>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r>
              <w:rPr>
                <w:rFonts w:eastAsia="Times New Roman" w:cs="Times New Roman" w:ascii="Times New Roman" w:hAnsi="Times New Roman"/>
                <w:kern w:val="0"/>
                <w:sz w:val="22"/>
                <w:szCs w:val="22"/>
                <w:lang w:val="en-US" w:eastAsia="en-US" w:bidi="ar-SA"/>
              </w:rPr>
              <w:t>What value could be created through further development, validation, deployment, maintenance, or scaling?</w:t>
            </w:r>
          </w:p>
        </w:tc>
      </w:tr>
    </w:tbl>
    <w:p>
      <w:pPr>
        <w:pStyle w:val="Normal"/>
        <w:spacing w:lineRule="auto" w:line="276"/>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r>
    </w:p>
    <w:p>
      <w:pPr>
        <w:pStyle w:val="Heading1"/>
        <w:spacing w:lineRule="auto" w:line="276"/>
        <w:rPr>
          <w:del w:id="63" w:author="Unknown Author" w:date="2026-10-13T10:14:04Z"/>
        </w:rPr>
      </w:pPr>
      <w:del w:id="62" w:author="Unknown Author" w:date="2026-10-13T10:14:04Z">
        <w:r>
          <w:rPr/>
          <w:delText>Sponsor feedback is required</w:delText>
        </w:r>
      </w:del>
    </w:p>
    <w:p>
      <w:pPr>
        <w:pStyle w:val="Normal"/>
        <w:spacing w:lineRule="auto" w:line="276"/>
        <w:rPr>
          <w:rFonts w:ascii="Times New Roman" w:hAnsi="Times New Roman" w:eastAsia="Times New Roman" w:cs="Times New Roman"/>
          <w:color w:val="000000" w:themeColor="text1"/>
          <w:del w:id="65" w:author="Unknown Author" w:date="2026-10-13T10:14:04Z"/>
        </w:rPr>
      </w:pPr>
      <w:del w:id="64" w:author="Unknown Author" w:date="2026-10-13T10:14:04Z">
        <w:r>
          <w:rPr>
            <w:rFonts w:eastAsia="Times New Roman" w:cs="Times New Roman" w:ascii="Times New Roman" w:hAnsi="Times New Roman"/>
            <w:color w:val="000000" w:themeColor="text1"/>
          </w:rPr>
          <w:delText>Before submitting the final report, discuss impact with your sponsor liaison and summarize the sponsor’s perspective. Ask:</w:delText>
        </w:r>
      </w:del>
    </w:p>
    <w:p>
      <w:pPr>
        <w:pStyle w:val="ListParagraph"/>
        <w:numPr>
          <w:ilvl w:val="0"/>
          <w:numId w:val="7"/>
        </w:numPr>
        <w:spacing w:lineRule="auto" w:line="276"/>
        <w:rPr>
          <w:rFonts w:ascii="Times New Roman" w:hAnsi="Times New Roman" w:eastAsia="Times New Roman" w:cs="Times New Roman"/>
          <w:color w:val="000000" w:themeColor="text1"/>
          <w:del w:id="67" w:author="Unknown Author" w:date="2026-10-13T10:14:04Z"/>
        </w:rPr>
      </w:pPr>
      <w:del w:id="66" w:author="Unknown Author" w:date="2026-10-13T10:14:04Z">
        <w:r>
          <w:rPr>
            <w:rFonts w:eastAsia="Times New Roman" w:cs="Times New Roman" w:ascii="Times New Roman" w:hAnsi="Times New Roman"/>
            <w:color w:val="000000" w:themeColor="text1"/>
          </w:rPr>
          <w:delText>Which aspects of the project are most valuable, and why?</w:delText>
        </w:r>
      </w:del>
    </w:p>
    <w:p>
      <w:pPr>
        <w:pStyle w:val="ListParagraph"/>
        <w:numPr>
          <w:ilvl w:val="0"/>
          <w:numId w:val="7"/>
        </w:numPr>
        <w:spacing w:lineRule="auto" w:line="276"/>
        <w:rPr>
          <w:rFonts w:ascii="Times New Roman" w:hAnsi="Times New Roman" w:eastAsia="Times New Roman" w:cs="Times New Roman"/>
          <w:color w:val="000000" w:themeColor="text1"/>
          <w:del w:id="69" w:author="Unknown Author" w:date="2026-10-13T10:14:04Z"/>
        </w:rPr>
      </w:pPr>
      <w:del w:id="68" w:author="Unknown Author" w:date="2026-10-13T10:14:04Z">
        <w:r>
          <w:rPr>
            <w:rFonts w:eastAsia="Times New Roman" w:cs="Times New Roman" w:ascii="Times New Roman" w:hAnsi="Times New Roman"/>
            <w:color w:val="000000" w:themeColor="text1"/>
          </w:rPr>
          <w:delText>How does the sponsor anticipate using the deliverables?</w:delText>
        </w:r>
      </w:del>
    </w:p>
    <w:p>
      <w:pPr>
        <w:pStyle w:val="ListParagraph"/>
        <w:numPr>
          <w:ilvl w:val="0"/>
          <w:numId w:val="7"/>
        </w:numPr>
        <w:spacing w:lineRule="auto" w:line="276"/>
        <w:rPr>
          <w:rFonts w:ascii="Times New Roman" w:hAnsi="Times New Roman" w:eastAsia="Times New Roman" w:cs="Times New Roman"/>
          <w:color w:val="000000" w:themeColor="text1"/>
          <w:del w:id="71" w:author="Unknown Author" w:date="2026-10-13T10:14:04Z"/>
        </w:rPr>
      </w:pPr>
      <w:del w:id="70" w:author="Unknown Author" w:date="2026-10-13T10:14:04Z">
        <w:r>
          <w:rPr>
            <w:rFonts w:eastAsia="Times New Roman" w:cs="Times New Roman" w:ascii="Times New Roman" w:hAnsi="Times New Roman"/>
            <w:color w:val="000000" w:themeColor="text1"/>
          </w:rPr>
          <w:delText>Did the project address the original need or question?</w:delText>
        </w:r>
      </w:del>
    </w:p>
    <w:p>
      <w:pPr>
        <w:pStyle w:val="ListParagraph"/>
        <w:numPr>
          <w:ilvl w:val="0"/>
          <w:numId w:val="7"/>
        </w:numPr>
        <w:spacing w:lineRule="auto" w:line="276"/>
        <w:rPr>
          <w:rFonts w:ascii="Times New Roman" w:hAnsi="Times New Roman" w:eastAsia="Times New Roman" w:cs="Times New Roman"/>
          <w:color w:val="000000" w:themeColor="text1"/>
          <w:del w:id="73" w:author="Unknown Author" w:date="2026-10-13T10:14:04Z"/>
        </w:rPr>
      </w:pPr>
      <w:del w:id="72" w:author="Unknown Author" w:date="2026-10-13T10:14:04Z">
        <w:r>
          <w:rPr>
            <w:rFonts w:eastAsia="Times New Roman" w:cs="Times New Roman" w:ascii="Times New Roman" w:hAnsi="Times New Roman"/>
            <w:color w:val="000000" w:themeColor="text1"/>
          </w:rPr>
          <w:delText>What additional work, resources, or approvals are needed for implementation?</w:delText>
        </w:r>
      </w:del>
    </w:p>
    <w:p>
      <w:pPr>
        <w:pStyle w:val="ListParagraph"/>
        <w:numPr>
          <w:ilvl w:val="0"/>
          <w:numId w:val="7"/>
        </w:numPr>
        <w:spacing w:lineRule="auto" w:line="276"/>
        <w:rPr>
          <w:rFonts w:ascii="Times New Roman" w:hAnsi="Times New Roman" w:eastAsia="Times New Roman" w:cs="Times New Roman"/>
          <w:color w:val="000000" w:themeColor="text1"/>
          <w:del w:id="75" w:author="Unknown Author" w:date="2026-10-13T10:14:04Z"/>
        </w:rPr>
      </w:pPr>
      <w:del w:id="74" w:author="Unknown Author" w:date="2026-10-13T10:14:04Z">
        <w:r>
          <w:rPr>
            <w:rFonts w:eastAsia="Times New Roman" w:cs="Times New Roman" w:ascii="Times New Roman" w:hAnsi="Times New Roman"/>
            <w:color w:val="000000" w:themeColor="text1"/>
          </w:rPr>
          <w:delText>What barriers, risks, or dependencies could affect future use?</w:delText>
        </w:r>
      </w:del>
    </w:p>
    <w:p>
      <w:pPr>
        <w:pStyle w:val="Heading1"/>
        <w:spacing w:lineRule="auto" w:line="276"/>
        <w:rPr/>
      </w:pPr>
      <w:r>
        <w:rPr/>
        <w:t>Incorporate quantitative impact when appropriate</w:t>
      </w:r>
    </w:p>
    <w:p>
      <w:pPr>
        <w:pStyle w:val="Normal"/>
        <w:spacing w:lineRule="auto" w:line="276"/>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 xml:space="preserve">Use numbers when they help show the scale or significance of the project. Compare the current </w:t>
      </w:r>
      <w:del w:id="76" w:author="Unknown Author" w:date="2026-10-08T10:26:40Z">
        <w:r>
          <w:rPr>
            <w:rFonts w:eastAsia="Times New Roman" w:cs="Times New Roman" w:ascii="Times New Roman" w:hAnsi="Times New Roman"/>
            <w:color w:val="000000" w:themeColor="text1"/>
          </w:rPr>
          <w:delText xml:space="preserve">or </w:delText>
        </w:r>
      </w:del>
      <w:r>
        <w:rPr>
          <w:rFonts w:eastAsia="Times New Roman" w:cs="Times New Roman" w:ascii="Times New Roman" w:hAnsi="Times New Roman"/>
          <w:color w:val="000000" w:themeColor="text1"/>
        </w:rPr>
        <w:t>baseline condition with the observed or expected result, and state the source, timeframe, and assumptions behind each estimate</w:t>
      </w:r>
      <w:ins w:id="77" w:author="Unknown Author" w:date="2026-10-08T10:29:00Z">
        <w:r>
          <w:rPr>
            <w:rFonts w:eastAsia="Times New Roman" w:cs="Times New Roman" w:ascii="Times New Roman" w:hAnsi="Times New Roman"/>
            <w:color w:val="000000" w:themeColor="text1"/>
          </w:rPr>
          <w:t xml:space="preserve"> when possible</w:t>
        </w:r>
      </w:ins>
      <w:r>
        <w:rPr>
          <w:rFonts w:eastAsia="Times New Roman" w:cs="Times New Roman" w:ascii="Times New Roman" w:hAnsi="Times New Roman"/>
          <w:color w:val="000000" w:themeColor="text1"/>
        </w:rPr>
        <w:t>. Useful measures may include:</w:t>
      </w:r>
    </w:p>
    <w:p>
      <w:pPr>
        <w:pStyle w:val="ListParagraph"/>
        <w:numPr>
          <w:ilvl w:val="0"/>
          <w:numId w:val="8"/>
        </w:numPr>
        <w:spacing w:lineRule="auto" w:line="276"/>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Time: hours of staff work per week or reporting cycle; percentage reduction in processing time.</w:t>
      </w:r>
    </w:p>
    <w:p>
      <w:pPr>
        <w:pStyle w:val="ListParagraph"/>
        <w:numPr>
          <w:ilvl w:val="0"/>
          <w:numId w:val="8"/>
        </w:numPr>
        <w:spacing w:lineRule="auto" w:line="276"/>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Efficiency and quality: records processed, steps eliminated, error rate, model performance, or data completeness.</w:t>
      </w:r>
    </w:p>
    <w:p>
      <w:pPr>
        <w:pStyle w:val="ListParagraph"/>
        <w:numPr>
          <w:ilvl w:val="0"/>
          <w:numId w:val="8"/>
        </w:numPr>
        <w:spacing w:lineRule="auto" w:line="276"/>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Reach and use: number or percentage of users, programs, locations, cases, or decisions that could be affected.</w:t>
      </w:r>
    </w:p>
    <w:p>
      <w:pPr>
        <w:pStyle w:val="ListParagraph"/>
        <w:numPr>
          <w:ilvl w:val="0"/>
          <w:numId w:val="8"/>
        </w:numPr>
        <w:spacing w:lineRule="auto" w:line="276"/>
        <w:rPr>
          <w:rFonts w:ascii="Times New Roman" w:hAnsi="Times New Roman" w:eastAsia="Times New Roman" w:cs="Times New Roman"/>
          <w:color w:val="000000" w:themeColor="text1"/>
        </w:rPr>
      </w:pPr>
      <w:r>
        <w:rPr>
          <w:rFonts w:eastAsia="Times New Roman" w:cs="Times New Roman" w:ascii="Times New Roman" w:hAnsi="Times New Roman"/>
          <w:color w:val="000000" w:themeColor="text1"/>
        </w:rPr>
        <w:t>Financial value: estimated cost savings, avoided costs, or revenue, using transparent assumptions.</w:t>
      </w:r>
    </w:p>
    <w:p>
      <w:pPr>
        <w:pStyle w:val="Heading2"/>
        <w:spacing w:lineRule="auto" w:line="276"/>
        <w:rPr>
          <w:del w:id="79" w:author="Unknown Author" w:date="2026-10-13T10:21:47Z"/>
        </w:rPr>
      </w:pPr>
      <w:del w:id="78" w:author="Unknown Author" w:date="2026-10-13T10:21:47Z">
        <w:r>
          <w:rPr/>
          <w:delText>Example quantitative impact statement</w:delText>
        </w:r>
      </w:del>
    </w:p>
    <w:p>
      <w:pPr>
        <w:pStyle w:val="Heading2"/>
        <w:spacing w:lineRule="auto" w:line="276"/>
        <w:rPr>
          <w:rFonts w:ascii="Times New Roman" w:hAnsi="Times New Roman" w:eastAsia="Times New Roman" w:cs="Times New Roman"/>
          <w:color w:val="000000" w:themeColor="text1"/>
          <w:del w:id="83" w:author="Unknown Author" w:date="2026-10-13T10:22:43Z"/>
        </w:rPr>
      </w:pPr>
      <w:del w:id="80" w:author="Unknown Author" w:date="2026-10-13T10:21:47Z">
        <w:r>
          <w:rPr>
            <w:rFonts w:eastAsia="Times New Roman" w:cs="Times New Roman" w:ascii="Times New Roman" w:hAnsi="Times New Roman"/>
            <w:color w:val="000000" w:themeColor="text1"/>
          </w:rPr>
          <w:delText xml:space="preserve">If actual outcomes cannot yet be measured, provide a projection </w:delText>
        </w:r>
      </w:del>
      <w:del w:id="81" w:author="Unknown Author" w:date="2026-10-08T10:29:34Z">
        <w:r>
          <w:rPr>
            <w:rFonts w:eastAsia="Times New Roman" w:cs="Times New Roman" w:ascii="Times New Roman" w:hAnsi="Times New Roman"/>
            <w:color w:val="000000" w:themeColor="text1"/>
          </w:rPr>
          <w:delText xml:space="preserve">or baseline </w:delText>
        </w:r>
      </w:del>
      <w:del w:id="82" w:author="Unknown Author" w:date="2026-10-13T10:21:23Z">
        <w:r>
          <w:rPr>
            <w:rFonts w:eastAsia="Times New Roman" w:cs="Times New Roman" w:ascii="Times New Roman" w:hAnsi="Times New Roman"/>
            <w:color w:val="000000" w:themeColor="text1"/>
          </w:rPr>
          <w:delText>that the sponsor could use for future evaluation. Do not imply precision that the available evidence does not support.</w:delText>
        </w:r>
      </w:del>
    </w:p>
    <w:p>
      <w:pPr>
        <w:pStyle w:val="Heading2"/>
        <w:widowControl/>
        <w:bidi w:val="0"/>
        <w:spacing w:lineRule="auto" w:line="276" w:before="0" w:after="50"/>
        <w:jc w:val="left"/>
        <w:rPr>
          <w:rFonts w:ascii="Times New Roman" w:hAnsi="Times New Roman" w:eastAsia="Times New Roman" w:cs="Times New Roman"/>
          <w:color w:val="000000" w:themeColor="text1"/>
        </w:rPr>
      </w:pPr>
      <w:del w:id="84" w:author="Unknown Author" w:date="2026-10-13T10:21:55Z">
        <w:r>
          <w:rPr/>
          <w:delText>Use precise language</w:delText>
        </w:r>
      </w:del>
    </w:p>
    <w:tbl>
      <w:tblPr>
        <w:tblStyle w:val="TableGrid"/>
        <w:tblW w:w="4650" w:type="pct"/>
        <w:jc w:val="left"/>
        <w:tblInd w:w="0" w:type="dxa"/>
        <w:tblLayout w:type="fixed"/>
        <w:tblCellMar>
          <w:top w:w="48" w:type="dxa"/>
          <w:left w:w="85" w:type="dxa"/>
          <w:bottom w:w="48" w:type="dxa"/>
          <w:right w:w="85" w:type="dxa"/>
        </w:tblCellMar>
        <w:tblLook w:firstRow="1" w:noVBand="1" w:lastRow="0" w:firstColumn="1" w:lastColumn="0" w:noHBand="0" w:val="04a0"/>
      </w:tblPr>
      <w:tblGrid>
        <w:gridCol w:w="4202"/>
        <w:gridCol w:w="5841"/>
      </w:tblGrid>
      <w:tr>
        <w:trPr>
          <w:tblHeader w:val="true"/>
          <w:del w:id="85" w:author="Unknown Author" w:date="2026-10-13T10:21:55Z"/>
        </w:trPr>
        <w:tc>
          <w:tcPr>
            <w:tcW w:w="4202" w:type="dxa"/>
            <w:tcBorders>
              <w:top w:val="single" w:sz="4" w:space="0" w:color="A6A6A6"/>
              <w:left w:val="single" w:sz="4" w:space="0" w:color="A6A6A6"/>
              <w:bottom w:val="single" w:sz="4" w:space="0" w:color="A6A6A6"/>
              <w:right w:val="single" w:sz="4" w:space="0" w:color="A6A6A6"/>
            </w:tcBorders>
            <w:shd w:color="auto" w:fill="EDEDED"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del w:id="86" w:author="Unknown Author" w:date="2026-10-13T10:21:55Z">
              <w:r>
                <w:rPr>
                  <w:rFonts w:eastAsia="Times New Roman" w:cs="Times New Roman" w:ascii="Times New Roman" w:hAnsi="Times New Roman"/>
                  <w:b/>
                  <w:bCs/>
                  <w:kern w:val="0"/>
                  <w:sz w:val="22"/>
                  <w:szCs w:val="22"/>
                  <w:lang w:val="en-US" w:eastAsia="en-US" w:bidi="ar-SA"/>
                </w:rPr>
                <w:delText>Term</w:delText>
              </w:r>
            </w:del>
          </w:p>
        </w:tc>
        <w:tc>
          <w:tcPr>
            <w:tcW w:w="5841" w:type="dxa"/>
            <w:tcBorders>
              <w:top w:val="single" w:sz="4" w:space="0" w:color="A6A6A6"/>
              <w:left w:val="single" w:sz="4" w:space="0" w:color="A6A6A6"/>
              <w:bottom w:val="single" w:sz="4" w:space="0" w:color="A6A6A6"/>
              <w:right w:val="single" w:sz="4" w:space="0" w:color="A6A6A6"/>
            </w:tcBorders>
            <w:shd w:color="auto" w:fill="EDEDED"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del w:id="87" w:author="Unknown Author" w:date="2026-10-13T10:21:55Z">
              <w:r>
                <w:rPr>
                  <w:rFonts w:eastAsia="Times New Roman" w:cs="Times New Roman" w:ascii="Times New Roman" w:hAnsi="Times New Roman"/>
                  <w:b/>
                  <w:bCs/>
                  <w:kern w:val="0"/>
                  <w:sz w:val="22"/>
                  <w:szCs w:val="22"/>
                  <w:lang w:val="en-US" w:eastAsia="en-US" w:bidi="ar-SA"/>
                </w:rPr>
                <w:delText>Meaning</w:delText>
              </w:r>
            </w:del>
          </w:p>
        </w:tc>
      </w:tr>
      <w:tr>
        <w:trPr>
          <w:del w:id="88" w:author="Unknown Author" w:date="2026-10-13T10:21:55Z"/>
        </w:trPr>
        <w:tc>
          <w:tcPr>
            <w:tcW w:w="4202"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del w:id="89" w:author="Unknown Author" w:date="2026-10-13T10:21:55Z">
              <w:r>
                <w:rPr>
                  <w:rFonts w:eastAsia="Times New Roman" w:cs="Times New Roman" w:ascii="Times New Roman" w:hAnsi="Times New Roman"/>
                  <w:b/>
                  <w:bCs/>
                  <w:kern w:val="0"/>
                  <w:sz w:val="22"/>
                  <w:szCs w:val="22"/>
                  <w:lang w:val="en-US" w:eastAsia="en-US" w:bidi="ar-SA"/>
                </w:rPr>
                <w:delText>Demonstrated</w:delText>
              </w:r>
            </w:del>
          </w:p>
        </w:tc>
        <w:tc>
          <w:tcPr>
            <w:tcW w:w="5841"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del w:id="90" w:author="Unknown Author" w:date="2026-10-13T10:21:55Z">
              <w:r>
                <w:rPr>
                  <w:rFonts w:eastAsia="Times New Roman" w:cs="Times New Roman" w:ascii="Times New Roman" w:hAnsi="Times New Roman"/>
                  <w:kern w:val="0"/>
                  <w:sz w:val="22"/>
                  <w:szCs w:val="22"/>
                  <w:lang w:val="en-US" w:eastAsia="en-US" w:bidi="ar-SA"/>
                </w:rPr>
                <w:delText>Occurred and is supported by evidence.</w:delText>
              </w:r>
            </w:del>
          </w:p>
        </w:tc>
      </w:tr>
      <w:tr>
        <w:trPr>
          <w:del w:id="91" w:author="Unknown Author" w:date="2026-10-13T10:21:55Z"/>
        </w:trPr>
        <w:tc>
          <w:tcPr>
            <w:tcW w:w="4202"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del w:id="92" w:author="Unknown Author" w:date="2026-10-13T10:21:55Z">
              <w:r>
                <w:rPr>
                  <w:rFonts w:eastAsia="Times New Roman" w:cs="Times New Roman" w:ascii="Times New Roman" w:hAnsi="Times New Roman"/>
                  <w:b/>
                  <w:bCs/>
                  <w:kern w:val="0"/>
                  <w:sz w:val="22"/>
                  <w:szCs w:val="22"/>
                  <w:lang w:val="en-US" w:eastAsia="en-US" w:bidi="ar-SA"/>
                </w:rPr>
                <w:delText>Observed or preliminary</w:delText>
              </w:r>
            </w:del>
          </w:p>
        </w:tc>
        <w:tc>
          <w:tcPr>
            <w:tcW w:w="5841"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del w:id="93" w:author="Unknown Author" w:date="2026-10-13T10:21:55Z">
              <w:r>
                <w:rPr>
                  <w:rFonts w:eastAsia="Times New Roman" w:cs="Times New Roman" w:ascii="Times New Roman" w:hAnsi="Times New Roman"/>
                  <w:kern w:val="0"/>
                  <w:sz w:val="22"/>
                  <w:szCs w:val="22"/>
                  <w:lang w:val="en-US" w:eastAsia="en-US" w:bidi="ar-SA"/>
                </w:rPr>
                <w:delText>Early evidence exists, but it is limited.</w:delText>
              </w:r>
            </w:del>
          </w:p>
        </w:tc>
      </w:tr>
      <w:tr>
        <w:trPr>
          <w:del w:id="94" w:author="Unknown Author" w:date="2026-10-13T10:21:55Z"/>
        </w:trPr>
        <w:tc>
          <w:tcPr>
            <w:tcW w:w="4202"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del w:id="95" w:author="Unknown Author" w:date="2026-10-13T10:21:55Z">
              <w:r>
                <w:rPr>
                  <w:rFonts w:eastAsia="Times New Roman" w:cs="Times New Roman" w:ascii="Times New Roman" w:hAnsi="Times New Roman"/>
                  <w:b/>
                  <w:bCs/>
                  <w:kern w:val="0"/>
                  <w:sz w:val="22"/>
                  <w:szCs w:val="22"/>
                  <w:lang w:val="en-US" w:eastAsia="en-US" w:bidi="ar-SA"/>
                </w:rPr>
                <w:delText>Projected or estimated</w:delText>
              </w:r>
            </w:del>
          </w:p>
        </w:tc>
        <w:tc>
          <w:tcPr>
            <w:tcW w:w="5841"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del w:id="96" w:author="Unknown Author" w:date="2026-10-13T10:21:55Z">
              <w:r>
                <w:rPr>
                  <w:rFonts w:eastAsia="Times New Roman" w:cs="Times New Roman" w:ascii="Times New Roman" w:hAnsi="Times New Roman"/>
                  <w:kern w:val="0"/>
                  <w:sz w:val="22"/>
                  <w:szCs w:val="22"/>
                  <w:lang w:val="en-US" w:eastAsia="en-US" w:bidi="ar-SA"/>
                </w:rPr>
                <w:delText>Calculated from stated assumptions and has not yet occurred.</w:delText>
              </w:r>
            </w:del>
          </w:p>
        </w:tc>
      </w:tr>
      <w:tr>
        <w:trPr>
          <w:del w:id="97" w:author="Unknown Author" w:date="2026-10-13T10:21:55Z"/>
        </w:trPr>
        <w:tc>
          <w:tcPr>
            <w:tcW w:w="4202"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b/>
                <w:b/>
                <w:bCs/>
                <w:color w:val="000000" w:themeColor="text1"/>
              </w:rPr>
            </w:pPr>
            <w:del w:id="98" w:author="Unknown Author" w:date="2026-10-13T10:21:55Z">
              <w:r>
                <w:rPr>
                  <w:rFonts w:eastAsia="Times New Roman" w:cs="Times New Roman" w:ascii="Times New Roman" w:hAnsi="Times New Roman"/>
                  <w:b/>
                  <w:bCs/>
                  <w:kern w:val="0"/>
                  <w:sz w:val="22"/>
                  <w:szCs w:val="22"/>
                  <w:lang w:val="en-US" w:eastAsia="en-US" w:bidi="ar-SA"/>
                </w:rPr>
                <w:delText>Potential</w:delText>
              </w:r>
            </w:del>
          </w:p>
        </w:tc>
        <w:tc>
          <w:tcPr>
            <w:tcW w:w="5841"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Normal"/>
              <w:widowControl w:val="false"/>
              <w:suppressAutoHyphens w:val="true"/>
              <w:spacing w:lineRule="auto" w:line="276" w:before="0" w:after="0"/>
              <w:jc w:val="left"/>
              <w:rPr>
                <w:rFonts w:ascii="Times New Roman" w:hAnsi="Times New Roman" w:eastAsia="Times New Roman" w:cs="Times New Roman"/>
                <w:color w:val="000000" w:themeColor="text1"/>
              </w:rPr>
            </w:pPr>
            <w:del w:id="99" w:author="Unknown Author" w:date="2026-10-13T10:21:55Z">
              <w:r>
                <w:rPr>
                  <w:rFonts w:eastAsia="Times New Roman" w:cs="Times New Roman" w:ascii="Times New Roman" w:hAnsi="Times New Roman"/>
                  <w:kern w:val="0"/>
                  <w:sz w:val="22"/>
                  <w:szCs w:val="22"/>
                  <w:lang w:val="en-US" w:eastAsia="en-US" w:bidi="ar-SA"/>
                </w:rPr>
                <w:delText>May occur if identified conditions are met.</w:delText>
              </w:r>
            </w:del>
          </w:p>
        </w:tc>
      </w:tr>
    </w:tbl>
    <w:p>
      <w:pPr>
        <w:pStyle w:val="Heading2"/>
        <w:spacing w:lineRule="auto" w:line="276"/>
        <w:rPr>
          <w:del w:id="101" w:author="Unknown Author" w:date="2026-10-13T10:22:43Z"/>
        </w:rPr>
      </w:pPr>
      <w:del w:id="100" w:author="Unknown Author" w:date="2026-10-13T10:22:43Z">
        <w:r>
          <w:rPr/>
          <w:delText>Write a clear impact statement</w:delText>
        </w:r>
      </w:del>
    </w:p>
    <w:p>
      <w:pPr>
        <w:pStyle w:val="Normal"/>
        <w:keepNext w:val="true"/>
        <w:spacing w:lineRule="auto" w:line="276" w:before="60" w:after="10"/>
        <w:rPr>
          <w:rFonts w:ascii="Times New Roman" w:hAnsi="Times New Roman" w:eastAsia="Times New Roman" w:cs="Times New Roman"/>
          <w:b/>
          <w:b/>
          <w:bCs/>
          <w:color w:val="000000" w:themeColor="text1"/>
          <w:del w:id="103" w:author="Unknown Author" w:date="2026-10-13T10:22:43Z"/>
        </w:rPr>
      </w:pPr>
      <w:del w:id="102" w:author="Unknown Author" w:date="2026-10-13T10:22:43Z">
        <w:r>
          <w:rPr>
            <w:rFonts w:eastAsia="Times New Roman" w:cs="Times New Roman" w:ascii="Times New Roman" w:hAnsi="Times New Roman"/>
            <w:b/>
            <w:bCs/>
            <w:color w:val="000000" w:themeColor="text1"/>
          </w:rPr>
          <w:delText>Impact statement formula</w:delText>
        </w:r>
      </w:del>
    </w:p>
    <w:p>
      <w:pPr>
        <w:pStyle w:val="Normal"/>
        <w:spacing w:lineRule="auto" w:line="276"/>
        <w:rPr>
          <w:rFonts w:ascii="Times New Roman" w:hAnsi="Times New Roman" w:eastAsia="Times New Roman" w:cs="Times New Roman"/>
          <w:color w:val="000000" w:themeColor="text1"/>
          <w:del w:id="105" w:author="Unknown Author" w:date="2026-10-13T10:22:43Z"/>
        </w:rPr>
      </w:pPr>
      <w:del w:id="104" w:author="Unknown Author" w:date="2026-10-13T10:22:43Z">
        <w:r>
          <w:rPr>
            <w:rFonts w:eastAsia="Times New Roman" w:cs="Times New Roman" w:ascii="Times New Roman" w:hAnsi="Times New Roman"/>
            <w:color w:val="000000" w:themeColor="text1"/>
          </w:rPr>
          <w:delText>Because the project [created insight, capability, or change], the sponsor can [take an action or improve a decision or process], resulting in [demonstrated or potential value].</w:delText>
        </w:r>
      </w:del>
    </w:p>
    <w:p>
      <w:pPr>
        <w:pStyle w:val="Heading1"/>
        <w:spacing w:lineRule="auto" w:line="276"/>
        <w:rPr>
          <w:del w:id="107" w:author="Unknown Author" w:date="2026-10-13T10:22:43Z"/>
        </w:rPr>
      </w:pPr>
      <w:del w:id="106" w:author="Unknown Author" w:date="2026-10-13T10:22:43Z">
        <w:r>
          <w:rPr/>
          <w:delText>Final checklist</w:delText>
        </w:r>
      </w:del>
    </w:p>
    <w:p>
      <w:pPr>
        <w:pStyle w:val="Normal"/>
        <w:spacing w:lineRule="auto" w:line="276"/>
        <w:rPr>
          <w:rFonts w:ascii="Times New Roman" w:hAnsi="Times New Roman" w:eastAsia="Times New Roman" w:cs="Times New Roman"/>
          <w:color w:val="000000" w:themeColor="text1"/>
          <w:del w:id="110" w:author="Unknown Author" w:date="2026-10-13T10:22:43Z"/>
        </w:rPr>
      </w:pPr>
      <w:del w:id="108" w:author="Unknown Author" w:date="2026-10-13T10:22:43Z">
        <w:r>
          <w:rPr>
            <w:rFonts w:eastAsia="Times New Roman" w:cs="Times New Roman" w:ascii="Times New Roman" w:hAnsi="Times New Roman"/>
            <w:color w:val="000000" w:themeColor="text1"/>
          </w:rPr>
          <w:delText xml:space="preserve">☐  </w:delText>
        </w:r>
      </w:del>
      <w:del w:id="109" w:author="Unknown Author" w:date="2026-10-13T10:22:43Z">
        <w:r>
          <w:rPr>
            <w:rFonts w:eastAsia="Times New Roman" w:cs="Times New Roman" w:ascii="Times New Roman" w:hAnsi="Times New Roman"/>
            <w:color w:val="000000" w:themeColor="text1"/>
          </w:rPr>
          <w:delText>Included the required section and focused on relevant forms of impact.</w:delText>
        </w:r>
      </w:del>
    </w:p>
    <w:p>
      <w:pPr>
        <w:pStyle w:val="Normal"/>
        <w:spacing w:lineRule="auto" w:line="276"/>
        <w:rPr>
          <w:rFonts w:ascii="Times New Roman" w:hAnsi="Times New Roman" w:eastAsia="Times New Roman" w:cs="Times New Roman"/>
          <w:color w:val="000000" w:themeColor="text1"/>
          <w:del w:id="113" w:author="Unknown Author" w:date="2026-10-13T10:22:43Z"/>
        </w:rPr>
      </w:pPr>
      <w:del w:id="111" w:author="Unknown Author" w:date="2026-10-13T10:22:43Z">
        <w:r>
          <w:rPr>
            <w:rFonts w:eastAsia="Times New Roman" w:cs="Times New Roman" w:ascii="Times New Roman" w:hAnsi="Times New Roman"/>
            <w:color w:val="000000" w:themeColor="text1"/>
          </w:rPr>
          <w:delText xml:space="preserve">☐  </w:delText>
        </w:r>
      </w:del>
      <w:del w:id="112" w:author="Unknown Author" w:date="2026-10-13T10:22:43Z">
        <w:r>
          <w:rPr>
            <w:rFonts w:eastAsia="Times New Roman" w:cs="Times New Roman" w:ascii="Times New Roman" w:hAnsi="Times New Roman"/>
            <w:color w:val="000000" w:themeColor="text1"/>
          </w:rPr>
          <w:delText>Obtained and summarized sponsor feedback.</w:delText>
        </w:r>
      </w:del>
    </w:p>
    <w:p>
      <w:pPr>
        <w:pStyle w:val="Normal"/>
        <w:spacing w:lineRule="auto" w:line="276"/>
        <w:rPr>
          <w:rFonts w:ascii="Times New Roman" w:hAnsi="Times New Roman" w:eastAsia="Times New Roman" w:cs="Times New Roman"/>
          <w:color w:val="000000" w:themeColor="text1"/>
          <w:del w:id="116" w:author="Unknown Author" w:date="2026-10-13T10:22:43Z"/>
        </w:rPr>
      </w:pPr>
      <w:del w:id="114" w:author="Unknown Author" w:date="2026-10-13T10:22:43Z">
        <w:r>
          <w:rPr>
            <w:rFonts w:eastAsia="Times New Roman" w:cs="Times New Roman" w:ascii="Times New Roman" w:hAnsi="Times New Roman"/>
            <w:color w:val="000000" w:themeColor="text1"/>
          </w:rPr>
          <w:delText xml:space="preserve">☐  </w:delText>
        </w:r>
      </w:del>
      <w:del w:id="115" w:author="Unknown Author" w:date="2026-10-13T10:22:43Z">
        <w:r>
          <w:rPr>
            <w:rFonts w:eastAsia="Times New Roman" w:cs="Times New Roman" w:ascii="Times New Roman" w:hAnsi="Times New Roman"/>
            <w:color w:val="000000" w:themeColor="text1"/>
          </w:rPr>
          <w:delText>Used quantitative evidence where appropriate and stated sources and assumptions.</w:delText>
        </w:r>
      </w:del>
    </w:p>
    <w:p>
      <w:pPr>
        <w:pStyle w:val="Normal"/>
        <w:spacing w:lineRule="auto" w:line="276"/>
        <w:rPr>
          <w:rFonts w:ascii="Times New Roman" w:hAnsi="Times New Roman" w:eastAsia="Times New Roman" w:cs="Times New Roman"/>
          <w:color w:val="000000" w:themeColor="text1"/>
          <w:del w:id="119" w:author="Unknown Author" w:date="2026-10-13T10:22:43Z"/>
        </w:rPr>
      </w:pPr>
      <w:del w:id="117" w:author="Unknown Author" w:date="2026-10-13T10:22:43Z">
        <w:r>
          <w:rPr>
            <w:rFonts w:eastAsia="Times New Roman" w:cs="Times New Roman" w:ascii="Times New Roman" w:hAnsi="Times New Roman"/>
            <w:color w:val="000000" w:themeColor="text1"/>
          </w:rPr>
          <w:delText xml:space="preserve">☐  </w:delText>
        </w:r>
      </w:del>
      <w:del w:id="118" w:author="Unknown Author" w:date="2026-10-13T10:22:43Z">
        <w:r>
          <w:rPr>
            <w:rFonts w:eastAsia="Times New Roman" w:cs="Times New Roman" w:ascii="Times New Roman" w:hAnsi="Times New Roman"/>
            <w:color w:val="000000" w:themeColor="text1"/>
          </w:rPr>
          <w:delText>Distinguished demonstrated outcomes from projected or potential benefits.</w:delText>
        </w:r>
      </w:del>
    </w:p>
    <w:p>
      <w:pPr>
        <w:pStyle w:val="Normal"/>
        <w:spacing w:lineRule="auto" w:line="276"/>
        <w:rPr>
          <w:rFonts w:ascii="Times New Roman" w:hAnsi="Times New Roman" w:eastAsia="Times New Roman" w:cs="Times New Roman"/>
          <w:color w:val="000000" w:themeColor="text1"/>
          <w:del w:id="123" w:author="Unknown Author" w:date="2026-10-13T10:22:43Z"/>
        </w:rPr>
      </w:pPr>
      <w:del w:id="120" w:author="Unknown Author" w:date="2026-10-13T10:22:43Z">
        <w:r>
          <w:rPr>
            <w:rFonts w:eastAsia="Times New Roman" w:cs="Segoe UI Symbol" w:ascii="Segoe UI Symbol" w:hAnsi="Segoe UI Symbol"/>
            <w:color w:val="000000" w:themeColor="text1"/>
          </w:rPr>
          <w:delText>☐</w:delText>
        </w:r>
      </w:del>
      <w:del w:id="121" w:author="Unknown Author" w:date="2026-10-13T10:22:43Z">
        <w:r>
          <w:rPr>
            <w:rFonts w:eastAsia="Times New Roman" w:cs="Times New Roman" w:ascii="Times New Roman" w:hAnsi="Times New Roman"/>
            <w:color w:val="000000" w:themeColor="text1"/>
          </w:rPr>
          <w:delText xml:space="preserve">  </w:delText>
        </w:r>
      </w:del>
      <w:del w:id="122" w:author="Unknown Author" w:date="2026-10-13T10:22:43Z">
        <w:r>
          <w:rPr>
            <w:rFonts w:eastAsia="Times New Roman" w:cs="Times New Roman" w:ascii="Times New Roman" w:hAnsi="Times New Roman"/>
            <w:color w:val="000000" w:themeColor="text1"/>
          </w:rPr>
          <w:delText>Explained limitations, dependencies, and future requirements.</w:delText>
        </w:r>
      </w:del>
    </w:p>
    <w:p>
      <w:pPr>
        <w:pStyle w:val="Normal"/>
        <w:spacing w:lineRule="auto" w:line="276"/>
        <w:rPr>
          <w:rFonts w:ascii="Times New Roman" w:hAnsi="Times New Roman" w:eastAsia="Times New Roman" w:cs="Times New Roman"/>
          <w:color w:val="000000" w:themeColor="text1"/>
          <w:del w:id="127" w:author="Unknown Author" w:date="2026-10-13T10:22:43Z"/>
        </w:rPr>
      </w:pPr>
      <w:del w:id="124" w:author="Unknown Author" w:date="2026-10-13T10:22:43Z">
        <w:r>
          <w:rPr>
            <w:rFonts w:eastAsia="Times New Roman" w:cs="Segoe UI Symbol" w:ascii="Segoe UI Symbol" w:hAnsi="Segoe UI Symbol"/>
            <w:color w:val="000000" w:themeColor="text1"/>
          </w:rPr>
          <w:delText>☐</w:delText>
        </w:r>
      </w:del>
      <w:del w:id="125" w:author="Unknown Author" w:date="2026-10-13T10:22:43Z">
        <w:r>
          <w:rPr>
            <w:rFonts w:eastAsia="Times New Roman" w:cs="Times New Roman" w:ascii="Times New Roman" w:hAnsi="Times New Roman"/>
            <w:color w:val="000000" w:themeColor="text1"/>
          </w:rPr>
          <w:delText xml:space="preserve">  </w:delText>
        </w:r>
      </w:del>
      <w:del w:id="126" w:author="Unknown Author" w:date="2026-10-13T10:22:43Z">
        <w:r>
          <w:rPr>
            <w:rFonts w:eastAsia="Times New Roman" w:cs="Times New Roman" w:ascii="Times New Roman" w:hAnsi="Times New Roman"/>
            <w:color w:val="000000" w:themeColor="text1"/>
          </w:rPr>
          <w:delText>Can be read as a standalone summary of the impact of your project.</w:delText>
        </w:r>
      </w:del>
    </w:p>
    <w:p>
      <w:pPr>
        <w:pStyle w:val="Heading1"/>
        <w:spacing w:lineRule="auto" w:line="276"/>
        <w:rPr>
          <w:del w:id="129" w:author="Unknown Author" w:date="2026-10-13T10:22:43Z"/>
        </w:rPr>
      </w:pPr>
      <w:del w:id="128" w:author="Unknown Author" w:date="2026-10-13T10:22:43Z">
        <w:r>
          <w:rPr/>
          <w:delText>Suggested final report prompt</w:delText>
        </w:r>
      </w:del>
    </w:p>
    <w:p>
      <w:pPr>
        <w:pStyle w:val="Heading2"/>
        <w:spacing w:lineRule="auto" w:line="276" w:before="0" w:after="50"/>
        <w:rPr>
          <w:rFonts w:ascii="Times New Roman" w:hAnsi="Times New Roman" w:eastAsia="Times New Roman" w:cs="Times New Roman"/>
          <w:color w:val="000000" w:themeColor="text1"/>
        </w:rPr>
      </w:pPr>
      <w:del w:id="130" w:author="Unknown Author" w:date="2026-10-13T10:22:43Z">
        <w:r>
          <w:rPr>
            <w:rFonts w:eastAsia="Times New Roman" w:cs="Times New Roman" w:ascii="Times New Roman" w:hAnsi="Times New Roman"/>
            <w:color w:val="000000" w:themeColor="text1"/>
          </w:rPr>
          <w:delText>Explain the value your project creates for the sponsoring organization to a lay audience. Address the most relevant forms of impact, incorporate sponsor feedback, quantify impact where appropriate, support claims with evidence or transparent assumptions, and distinguish demonstrated outcomes from projected or potential benefits.</w:delText>
        </w:r>
      </w:del>
    </w:p>
    <w:sectPr>
      <w:headerReference w:type="default" r:id="rId2"/>
      <w:footerReference w:type="default" r:id="rId3"/>
      <w:type w:val="nextPage"/>
      <w:pgSz w:w="12240" w:h="15840"/>
      <w:pgMar w:left="720" w:right="720" w:gutter="0" w:header="288" w:top="720" w:footer="288" w:bottom="720"/>
      <w:pgNumType w:fmt="decimal"/>
      <w:formProt w:val="false"/>
      <w:textDirection w:val="lrTb"/>
      <w:docGrid w:type="default" w:linePitch="36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10-08T10:39:14Z" w:initials="">
    <w:p>
      <w:r>
        <w:rPr>
          <w:rFonts w:ascii="Cambria" w:hAnsi="Cambria" w:eastAsia="ＭＳ 明朝"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Are we thinking checkboxes? It can be, but they should justify</w:t>
      </w:r>
    </w:p>
  </w:comment>
  <w:comment w:id="1" w:author="Unknown Author" w:date="2026-10-08T10:39:14Z" w:initials="">
    <w:p>
      <w:r>
        <w:rPr>
          <w:rFonts w:ascii="Cambria" w:hAnsi="Cambria" w:eastAsia="ＭＳ 明朝"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Are we thinking checkboxes? It can be, but they should justify</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Liberation Sans Narrow">
    <w:charset w:val="00"/>
    <w:family w:val="roman"/>
    <w:pitch w:val="variable"/>
  </w:font>
  <w:font w:name="Calibri">
    <w:charset w:val="00"/>
    <w:family w:val="roman"/>
    <w:pitch w:val="variable"/>
  </w:font>
  <w:font w:name="Liberation Sans">
    <w:altName w:val="Arial"/>
    <w:charset w:val="00"/>
    <w:family w:val="roman"/>
    <w:pitch w:val="variable"/>
  </w:font>
  <w:font w:name="Segoe UI Symbol">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revisionView w:insDel="0" w:formatting="0"/>
  <w:trackRevision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40" w:before="0" w:after="50"/>
      <w:jc w:val="left"/>
    </w:pPr>
    <w:rPr>
      <w:rFonts w:ascii="Liberation Sans Narrow" w:hAnsi="Liberation Sans Narrow" w:eastAsia="Liberation Sans Narrow" w:cs="Liberation Sans Narrow"/>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20" w:after="30"/>
      <w:outlineLvl w:val="0"/>
    </w:pPr>
    <w:rPr>
      <w:rFonts w:ascii="Calibri" w:hAnsi="Calibri" w:eastAsia="ＭＳ ゴシック" w:cs="" w:asciiTheme="majorHAnsi" w:cstheme="majorBidi" w:eastAsiaTheme="majorEastAsia" w:hAnsiTheme="majorHAnsi"/>
      <w:b/>
      <w:bCs/>
      <w:sz w:val="27"/>
      <w:szCs w:val="28"/>
    </w:rPr>
  </w:style>
  <w:style w:type="paragraph" w:styleId="Heading2">
    <w:name w:val="Heading 2"/>
    <w:basedOn w:val="Normal"/>
    <w:next w:val="Normal"/>
    <w:link w:val="Heading2Char"/>
    <w:uiPriority w:val="9"/>
    <w:unhideWhenUsed/>
    <w:qFormat/>
    <w:rsid w:val="00fc693f"/>
    <w:pPr>
      <w:keepNext w:val="true"/>
      <w:keepLines/>
      <w:spacing w:before="80" w:after="20"/>
      <w:outlineLvl w:val="1"/>
    </w:pPr>
    <w:rPr>
      <w:rFonts w:ascii="Calibri" w:hAnsi="Calibri" w:eastAsia="ＭＳ ゴシック" w:cs="" w:asciiTheme="majorHAnsi" w:cstheme="majorBidi" w:eastAsiaTheme="majorEastAsia" w:hAnsiTheme="majorHAnsi"/>
      <w:b/>
      <w:bCs/>
      <w:sz w:val="23"/>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rFonts w:ascii="Liberation Sans Narrow" w:hAnsi="Liberation Sans Narrow" w:eastAsia="Liberation Sans Narrow" w:cs="Liberation Sans Narrow"/>
      <w:color w:val="000000"/>
    </w:rPr>
  </w:style>
  <w:style w:type="character" w:styleId="FooterChar" w:customStyle="1">
    <w:name w:val="Footer Char"/>
    <w:basedOn w:val="DefaultParagraphFont"/>
    <w:link w:val="Footer"/>
    <w:uiPriority w:val="99"/>
    <w:qFormat/>
    <w:rsid w:val="00e618bf"/>
    <w:rPr>
      <w:rFonts w:ascii="Liberation Sans Narrow" w:hAnsi="Liberation Sans Narrow" w:eastAsia="Liberation Sans Narrow" w:cs="Liberation Sans Narrow"/>
      <w:color w:val="000000"/>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000000"/>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000000"/>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000000"/>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000000"/>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000000"/>
      <w:spacing w:val="15"/>
      <w:sz w:val="24"/>
      <w:szCs w:val="24"/>
    </w:rPr>
  </w:style>
  <w:style w:type="character" w:styleId="BodyTextChar" w:customStyle="1">
    <w:name w:val="Body Text Char"/>
    <w:basedOn w:val="DefaultParagraphFont"/>
    <w:uiPriority w:val="99"/>
    <w:qFormat/>
    <w:rsid w:val="00aa1d8d"/>
    <w:rPr>
      <w:rFonts w:ascii="Liberation Sans Narrow" w:hAnsi="Liberation Sans Narrow" w:eastAsia="Liberation Sans Narrow" w:cs="Liberation Sans Narrow"/>
      <w:color w:val="000000"/>
    </w:rPr>
  </w:style>
  <w:style w:type="character" w:styleId="BodyText2Char" w:customStyle="1">
    <w:name w:val="Body Text 2 Char"/>
    <w:basedOn w:val="DefaultParagraphFont"/>
    <w:link w:val="BodyText2"/>
    <w:uiPriority w:val="99"/>
    <w:qFormat/>
    <w:rsid w:val="00aa1d8d"/>
    <w:rPr>
      <w:rFonts w:ascii="Liberation Sans Narrow" w:hAnsi="Liberation Sans Narrow" w:eastAsia="Liberation Sans Narrow" w:cs="Liberation Sans Narrow"/>
      <w:color w:val="000000"/>
    </w:rPr>
  </w:style>
  <w:style w:type="character" w:styleId="BodyText3Char" w:customStyle="1">
    <w:name w:val="Body Text 3 Char"/>
    <w:basedOn w:val="DefaultParagraphFont"/>
    <w:link w:val="BodyText3"/>
    <w:uiPriority w:val="99"/>
    <w:qFormat/>
    <w:rsid w:val="00aa1d8d"/>
    <w:rPr>
      <w:rFonts w:ascii="Liberation Sans Narrow" w:hAnsi="Liberation Sans Narrow" w:eastAsia="Liberation Sans Narrow" w:cs="Liberation Sans Narrow"/>
      <w:color w:val="000000"/>
      <w:sz w:val="16"/>
      <w:szCs w:val="16"/>
    </w:rPr>
  </w:style>
  <w:style w:type="character" w:styleId="MacroTextChar" w:customStyle="1">
    <w:name w:val="Macro Text Char"/>
    <w:basedOn w:val="DefaultParagraphFont"/>
    <w:link w:val="Macro"/>
    <w:uiPriority w:val="99"/>
    <w:qFormat/>
    <w:rsid w:val="0029639d"/>
    <w:rPr>
      <w:rFonts w:ascii="Liberation Sans Narrow" w:hAnsi="Liberation Sans Narrow" w:eastAsia="Liberation Sans Narrow" w:cs="Liberation Sans Narrow"/>
      <w:color w:val="000000"/>
      <w:sz w:val="20"/>
      <w:szCs w:val="20"/>
    </w:rPr>
  </w:style>
  <w:style w:type="character" w:styleId="QuoteChar" w:customStyle="1">
    <w:name w:val="Quote Char"/>
    <w:basedOn w:val="DefaultParagraphFont"/>
    <w:link w:val="Quote"/>
    <w:uiPriority w:val="29"/>
    <w:qFormat/>
    <w:rsid w:val="00fc693f"/>
    <w:rPr>
      <w:rFonts w:ascii="Liberation Sans Narrow" w:hAnsi="Liberation Sans Narrow" w:eastAsia="Liberation Sans Narrow" w:cs="Liberation Sans Narrow"/>
      <w:i/>
      <w:iCs/>
      <w:color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000000"/>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00000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00000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00000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000000"/>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000000"/>
      <w:sz w:val="20"/>
      <w:szCs w:val="20"/>
    </w:rPr>
  </w:style>
  <w:style w:type="character" w:styleId="Strong">
    <w:name w:val="Strong"/>
    <w:basedOn w:val="DefaultParagraphFont"/>
    <w:uiPriority w:val="22"/>
    <w:qFormat/>
    <w:rsid w:val="00fc693f"/>
    <w:rPr>
      <w:rFonts w:ascii="Liberation Sans Narrow" w:hAnsi="Liberation Sans Narrow" w:eastAsia="Liberation Sans Narrow" w:cs="Liberation Sans Narrow"/>
      <w:b/>
      <w:bCs/>
      <w:color w:val="000000"/>
    </w:rPr>
  </w:style>
  <w:style w:type="character" w:styleId="Emphasis">
    <w:name w:val="Emphasis"/>
    <w:basedOn w:val="DefaultParagraphFont"/>
    <w:uiPriority w:val="20"/>
    <w:qFormat/>
    <w:rsid w:val="00fc693f"/>
    <w:rPr>
      <w:rFonts w:ascii="Liberation Sans Narrow" w:hAnsi="Liberation Sans Narrow" w:eastAsia="Liberation Sans Narrow" w:cs="Liberation Sans Narrow"/>
      <w:i/>
      <w:iCs/>
      <w:color w:val="000000"/>
    </w:rPr>
  </w:style>
  <w:style w:type="character" w:styleId="IntenseQuoteChar" w:customStyle="1">
    <w:name w:val="Intense Quote Char"/>
    <w:basedOn w:val="DefaultParagraphFont"/>
    <w:link w:val="IntenseQuote"/>
    <w:uiPriority w:val="30"/>
    <w:qFormat/>
    <w:rsid w:val="00fc693f"/>
    <w:rPr>
      <w:rFonts w:ascii="Liberation Sans Narrow" w:hAnsi="Liberation Sans Narrow" w:eastAsia="Liberation Sans Narrow" w:cs="Liberation Sans Narrow"/>
      <w:b/>
      <w:bCs/>
      <w:i/>
      <w:iCs/>
      <w:color w:val="000000"/>
    </w:rPr>
  </w:style>
  <w:style w:type="character" w:styleId="SubtleEmphasis">
    <w:name w:val="Subtle Emphasis"/>
    <w:basedOn w:val="DefaultParagraphFont"/>
    <w:uiPriority w:val="19"/>
    <w:qFormat/>
    <w:rsid w:val="00fc693f"/>
    <w:rPr>
      <w:rFonts w:ascii="Liberation Sans Narrow" w:hAnsi="Liberation Sans Narrow" w:eastAsia="Liberation Sans Narrow" w:cs="Liberation Sans Narrow"/>
      <w:i/>
      <w:iCs/>
      <w:color w:val="000000"/>
    </w:rPr>
  </w:style>
  <w:style w:type="character" w:styleId="IntenseEmphasis">
    <w:name w:val="Intense Emphasis"/>
    <w:basedOn w:val="DefaultParagraphFont"/>
    <w:uiPriority w:val="21"/>
    <w:qFormat/>
    <w:rsid w:val="00fc693f"/>
    <w:rPr>
      <w:rFonts w:ascii="Liberation Sans Narrow" w:hAnsi="Liberation Sans Narrow" w:eastAsia="Liberation Sans Narrow" w:cs="Liberation Sans Narrow"/>
      <w:b/>
      <w:bCs/>
      <w:i/>
      <w:iCs/>
      <w:color w:val="000000"/>
    </w:rPr>
  </w:style>
  <w:style w:type="character" w:styleId="SubtleReference">
    <w:name w:val="Subtle Reference"/>
    <w:basedOn w:val="DefaultParagraphFont"/>
    <w:uiPriority w:val="31"/>
    <w:qFormat/>
    <w:rsid w:val="00fc693f"/>
    <w:rPr>
      <w:rFonts w:ascii="Liberation Sans Narrow" w:hAnsi="Liberation Sans Narrow" w:eastAsia="Liberation Sans Narrow" w:cs="Liberation Sans Narrow"/>
      <w:smallCaps/>
      <w:color w:val="000000"/>
      <w:u w:val="single"/>
    </w:rPr>
  </w:style>
  <w:style w:type="character" w:styleId="IntenseReference">
    <w:name w:val="Intense Reference"/>
    <w:basedOn w:val="DefaultParagraphFont"/>
    <w:uiPriority w:val="32"/>
    <w:qFormat/>
    <w:rsid w:val="00fc693f"/>
    <w:rPr>
      <w:rFonts w:ascii="Liberation Sans Narrow" w:hAnsi="Liberation Sans Narrow" w:eastAsia="Liberation Sans Narrow" w:cs="Liberation Sans Narrow"/>
      <w:b/>
      <w:bCs/>
      <w:smallCaps/>
      <w:color w:val="000000"/>
      <w:spacing w:val="5"/>
      <w:u w:val="single"/>
    </w:rPr>
  </w:style>
  <w:style w:type="character" w:styleId="BookTitle">
    <w:name w:val="Book Title"/>
    <w:basedOn w:val="DefaultParagraphFont"/>
    <w:uiPriority w:val="33"/>
    <w:qFormat/>
    <w:rsid w:val="00fc693f"/>
    <w:rPr>
      <w:rFonts w:ascii="Liberation Sans Narrow" w:hAnsi="Liberation Sans Narrow" w:eastAsia="Liberation Sans Narrow" w:cs="Liberation Sans Narrow"/>
      <w:b/>
      <w:bCs/>
      <w:smallCaps/>
      <w:color w:val="000000"/>
      <w:spacing w:val="5"/>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link w:val="BodyTextChar"/>
    <w:uiPriority w:val="99"/>
    <w:unhideWhenUsed/>
    <w:rsid w:val="00aa1d8d"/>
    <w:pPr/>
    <w:rPr/>
  </w:style>
  <w:style w:type="paragraph" w:styleId="List">
    <w:name w:val="List"/>
    <w:basedOn w:val="Normal"/>
    <w:uiPriority w:val="99"/>
    <w:unhideWhenUsed/>
    <w:rsid w:val="00aa1d8d"/>
    <w:pPr>
      <w:spacing w:before="0" w:after="50"/>
      <w:ind w:left="360" w:hanging="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Liberation Sans Narrow" w:hAnsi="Liberation Sans Narrow" w:eastAsia="Liberation Sans Narrow" w:cs="Liberation Sans Narrow"/>
      <w:color w:val="000000"/>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pBdr>
      <w:spacing w:before="0" w:after="60"/>
      <w:contextualSpacing/>
    </w:pPr>
    <w:rPr>
      <w:rFonts w:ascii="Calibri" w:hAnsi="Calibri" w:eastAsia="ＭＳ ゴシック" w:cs="" w:asciiTheme="majorHAnsi" w:cstheme="majorBidi" w:eastAsiaTheme="majorEastAsia" w:hAnsiTheme="majorHAnsi"/>
      <w:b/>
      <w:spacing w:val="5"/>
      <w:kern w:val="2"/>
      <w:sz w:val="3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spacing w:val="15"/>
      <w:sz w:val="24"/>
      <w:szCs w:val="24"/>
    </w:rPr>
  </w:style>
  <w:style w:type="paragraph" w:styleId="ListParagraph">
    <w:name w:val="List Paragraph"/>
    <w:basedOn w:val="Normal"/>
    <w:uiPriority w:val="34"/>
    <w:qFormat/>
    <w:rsid w:val="00fc693f"/>
    <w:pPr>
      <w:spacing w:before="0" w:after="3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50"/>
      <w:contextualSpacing/>
    </w:pPr>
    <w:rPr/>
  </w:style>
  <w:style w:type="paragraph" w:styleId="ListBullet4">
    <w:name w:val="List Bullet 4"/>
    <w:basedOn w:val="Normal"/>
    <w:uiPriority w:val="99"/>
    <w:unhideWhenUsed/>
    <w:qFormat/>
    <w:rsid w:val="00326f90"/>
    <w:pPr>
      <w:spacing w:before="0" w:after="50"/>
      <w:ind w:left="1080" w:hanging="360"/>
      <w:contextualSpacing/>
    </w:pPr>
    <w:rPr/>
  </w:style>
  <w:style w:type="paragraph" w:styleId="ListBullet">
    <w:name w:val="List Bullet"/>
    <w:basedOn w:val="Normal"/>
    <w:uiPriority w:val="99"/>
    <w:unhideWhenUsed/>
    <w:qFormat/>
    <w:rsid w:val="00326f90"/>
    <w:pPr>
      <w:numPr>
        <w:ilvl w:val="0"/>
        <w:numId w:val="1"/>
      </w:numPr>
      <w:spacing w:before="0" w:after="50"/>
      <w:contextualSpacing/>
    </w:pPr>
    <w:rPr/>
  </w:style>
  <w:style w:type="paragraph" w:styleId="ListBullet2">
    <w:name w:val="List Bullet 2"/>
    <w:basedOn w:val="Normal"/>
    <w:uiPriority w:val="99"/>
    <w:unhideWhenUsed/>
    <w:qFormat/>
    <w:rsid w:val="00326f90"/>
    <w:pPr>
      <w:numPr>
        <w:ilvl w:val="0"/>
        <w:numId w:val="2"/>
      </w:numPr>
      <w:spacing w:before="0" w:after="50"/>
      <w:contextualSpacing/>
    </w:pPr>
    <w:rPr/>
  </w:style>
  <w:style w:type="paragraph" w:styleId="ListNumber">
    <w:name w:val="List Number"/>
    <w:basedOn w:val="Normal"/>
    <w:uiPriority w:val="99"/>
    <w:unhideWhenUsed/>
    <w:qFormat/>
    <w:rsid w:val="00326f90"/>
    <w:pPr>
      <w:numPr>
        <w:ilvl w:val="0"/>
        <w:numId w:val="4"/>
      </w:numPr>
      <w:spacing w:before="0" w:after="50"/>
      <w:contextualSpacing/>
    </w:pPr>
    <w:rPr/>
  </w:style>
  <w:style w:type="paragraph" w:styleId="ListNumber2">
    <w:name w:val="List Number 2"/>
    <w:basedOn w:val="Normal"/>
    <w:uiPriority w:val="99"/>
    <w:unhideWhenUsed/>
    <w:qFormat/>
    <w:rsid w:val="0029639d"/>
    <w:pPr>
      <w:numPr>
        <w:ilvl w:val="0"/>
        <w:numId w:val="5"/>
      </w:numPr>
      <w:spacing w:before="0" w:after="50"/>
      <w:contextualSpacing/>
    </w:pPr>
    <w:rPr/>
  </w:style>
  <w:style w:type="paragraph" w:styleId="ListNumber3">
    <w:name w:val="List Number 3"/>
    <w:basedOn w:val="Normal"/>
    <w:uiPriority w:val="99"/>
    <w:unhideWhenUsed/>
    <w:qFormat/>
    <w:rsid w:val="0029639d"/>
    <w:pPr>
      <w:numPr>
        <w:ilvl w:val="0"/>
        <w:numId w:val="6"/>
      </w:numPr>
      <w:spacing w:before="0" w:after="5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Liberation Sans Narrow" w:hAnsi="Liberation Sans Narrow" w:eastAsia="Liberation Sans Narrow" w:cs="Liberation Sans Narrow"/>
      <w:color w:val="000000"/>
      <w:kern w:val="0"/>
      <w:sz w:val="20"/>
      <w:szCs w:val="20"/>
      <w:lang w:val="en-US" w:eastAsia="en-US" w:bidi="ar-SA"/>
    </w:rPr>
  </w:style>
  <w:style w:type="paragraph" w:styleId="Quote">
    <w:name w:val="Quote"/>
    <w:basedOn w:val="Normal"/>
    <w:next w:val="Normal"/>
    <w:link w:val="QuoteChar"/>
    <w:uiPriority w:val="29"/>
    <w:qFormat/>
    <w:rsid w:val="00fc693f"/>
    <w:pPr/>
    <w:rPr>
      <w:i/>
      <w:iCs/>
    </w:rPr>
  </w:style>
  <w:style w:type="paragraph" w:styleId="Caption1">
    <w:name w:val="caption"/>
    <w:basedOn w:val="Normal"/>
    <w:next w:val="Normal"/>
    <w:uiPriority w:val="35"/>
    <w:semiHidden/>
    <w:unhideWhenUsed/>
    <w:qFormat/>
    <w:rsid w:val="00fc693f"/>
    <w:pPr/>
    <w:rPr>
      <w:b/>
      <w:bCs/>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rFonts w:ascii="Liberation Sans Narrow" w:hAnsi="Liberation Sans Narrow" w:eastAsia="Liberation Sans Narrow" w:cs="Liberation Sans Narrow"/>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comments" Target="comment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Relationship Id="rId12" Type="http://schemas.openxmlformats.org/officeDocument/2006/relationships/customXml" Target="../customXml/item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C055340C2B06429FE2D2EF748705A5" ma:contentTypeVersion="14" ma:contentTypeDescription="Create a new document." ma:contentTypeScope="" ma:versionID="d8470c3d29f6838317c3bb367604edaa">
  <xsd:schema xmlns:xsd="http://www.w3.org/2001/XMLSchema" xmlns:xs="http://www.w3.org/2001/XMLSchema" xmlns:p="http://schemas.microsoft.com/office/2006/metadata/properties" xmlns:ns2="c0c9ffe6-fd4c-468f-a192-04a974f60df7" xmlns:ns3="8ebd025a-03bb-4409-a36a-dcaf58a1ebdb" targetNamespace="http://schemas.microsoft.com/office/2006/metadata/properties" ma:root="true" ma:fieldsID="f40f0ea371b1a18face97afd04c94299" ns2:_="" ns3:_="">
    <xsd:import namespace="c0c9ffe6-fd4c-468f-a192-04a974f60df7"/>
    <xsd:import namespace="8ebd025a-03bb-4409-a36a-dcaf58a1ebd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c9ffe6-fd4c-468f-a192-04a974f60d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bd025a-03bb-4409-a36a-dcaf58a1ebd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7003eb9-7a01-47b5-8f4a-96b5adf35906}" ma:internalName="TaxCatchAll" ma:showField="CatchAllData" ma:web="8ebd025a-03bb-4409-a36a-dcaf58a1ebdb">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8ebd025a-03bb-4409-a36a-dcaf58a1ebdb" xsi:nil="true"/>
    <lcf76f155ced4ddcb4097134ff3c332f xmlns="c0c9ffe6-fd4c-468f-a192-04a974f60df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C206DAB-8F2F-40E3-8D6E-B0FFA0EEAA83}">
  <ds:schemaRefs>
    <ds:schemaRef ds:uri="http://schemas.microsoft.com/sharepoint/v3/contenttype/forms"/>
  </ds:schemaRefs>
</ds:datastoreItem>
</file>

<file path=customXml/itemProps2.xml><?xml version="1.0" encoding="utf-8"?>
<ds:datastoreItem xmlns:ds="http://schemas.openxmlformats.org/officeDocument/2006/customXml" ds:itemID="{012B8DE6-D5FE-40FD-A1AD-D46E91ABC5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c9ffe6-fd4c-468f-a192-04a974f60df7"/>
    <ds:schemaRef ds:uri="8ebd025a-03bb-4409-a36a-dcaf58a1eb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CF5EE97E-1611-4E1D-B552-92C9253A8BEF}">
  <ds:schemaRefs>
    <ds:schemaRef ds:uri="http://schemas.microsoft.com/office/2006/metadata/properties"/>
    <ds:schemaRef ds:uri="http://schemas.microsoft.com/office/infopath/2007/PartnerControls"/>
    <ds:schemaRef ds:uri="8ebd025a-03bb-4409-a36a-dcaf58a1ebdb"/>
    <ds:schemaRef ds:uri="c0c9ffe6-fd4c-468f-a192-04a974f60df7"/>
  </ds:schemaRefs>
</ds:datastoreItem>
</file>

<file path=docProps/app.xml><?xml version="1.0" encoding="utf-8"?>
<Properties xmlns="http://schemas.openxmlformats.org/officeDocument/2006/extended-properties" xmlns:vt="http://schemas.openxmlformats.org/officeDocument/2006/docPropsVTypes">
  <Template>Normal</Template>
  <TotalTime>7252</TotalTime>
  <Application>LibreOffice/7.3.4.2$Windows_X86_64 LibreOffice_project/728fec16bd5f605073805c3c9e7c4212a0120dc5</Application>
  <AppVersion>15.0000</AppVersion>
  <Pages>2</Pages>
  <Words>598</Words>
  <Characters>3549</Characters>
  <CharactersWithSpaces>4086</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2026-09-28T20:15:00Z</dcterms:created>
  <dc:creator>Schmidt, Rebecca (bzb2jy)</dc:creator>
  <dc:description>generated by python-docx</dc:description>
  <dc:language>en-US</dc:language>
  <cp:lastModifiedBy/>
  <dcterms:modified xsi:type="dcterms:W3CDTF">2026-10-13T14:44:56Z</dcterms:modified>
  <cp:revision>39</cp:revision>
  <dc:subject/>
  <dc:title>Measuring the Impact of Your MSDS Capstone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0x010100B3C055340C2B06429FE2D2EF748705A5</vt:lpwstr>
  </property>
  <property fmtid="{D5CDD505-2E9C-101B-9397-08002B2CF9AE}" pid="3" name="MediaServiceImageTags">
    <vt:lpwstr/>
  </property>
</Properties>
</file>